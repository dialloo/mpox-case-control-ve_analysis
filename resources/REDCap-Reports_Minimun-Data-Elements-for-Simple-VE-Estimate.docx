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C6D73" w14:textId="3141555E" w:rsidR="00A84EAE" w:rsidRDefault="00CA7095" w:rsidP="00CA7095">
      <w:pPr>
        <w:rPr>
          <w:b/>
          <w:bCs/>
        </w:rPr>
      </w:pPr>
      <w:r w:rsidRPr="00EE1743">
        <w:rPr>
          <w:b/>
          <w:bCs/>
        </w:rPr>
        <w:t xml:space="preserve">Instructions for </w:t>
      </w:r>
      <w:r>
        <w:rPr>
          <w:b/>
          <w:bCs/>
        </w:rPr>
        <w:t>creat</w:t>
      </w:r>
      <w:r w:rsidRPr="00EE1743">
        <w:rPr>
          <w:b/>
          <w:bCs/>
        </w:rPr>
        <w:t xml:space="preserve">ing </w:t>
      </w:r>
      <w:r w:rsidR="004E59F8">
        <w:rPr>
          <w:b/>
          <w:bCs/>
        </w:rPr>
        <w:t xml:space="preserve">a REDCap Report to </w:t>
      </w:r>
      <w:r w:rsidR="00990D61">
        <w:rPr>
          <w:b/>
          <w:bCs/>
        </w:rPr>
        <w:t>q</w:t>
      </w:r>
      <w:r w:rsidR="004E59F8">
        <w:rPr>
          <w:b/>
          <w:bCs/>
        </w:rPr>
        <w:t xml:space="preserve">uery </w:t>
      </w:r>
      <w:r w:rsidR="00990D61">
        <w:rPr>
          <w:b/>
          <w:bCs/>
        </w:rPr>
        <w:t>e</w:t>
      </w:r>
      <w:r w:rsidR="004E59F8">
        <w:rPr>
          <w:b/>
          <w:bCs/>
        </w:rPr>
        <w:t xml:space="preserve">ligible </w:t>
      </w:r>
      <w:r w:rsidR="00990D61">
        <w:rPr>
          <w:b/>
          <w:bCs/>
        </w:rPr>
        <w:t>p</w:t>
      </w:r>
      <w:r w:rsidR="00B27381">
        <w:rPr>
          <w:b/>
          <w:bCs/>
        </w:rPr>
        <w:t xml:space="preserve">articipants and </w:t>
      </w:r>
      <w:r w:rsidR="00990D61">
        <w:rPr>
          <w:b/>
          <w:bCs/>
        </w:rPr>
        <w:t>verify a minimum set of data elements</w:t>
      </w:r>
      <w:r w:rsidR="00F3544C">
        <w:rPr>
          <w:b/>
          <w:bCs/>
        </w:rPr>
        <w:t>.</w:t>
      </w:r>
    </w:p>
    <w:p w14:paraId="3F5C69CE" w14:textId="39C73C56" w:rsidR="00CA7095" w:rsidRPr="00DA5A8A" w:rsidRDefault="0081332E" w:rsidP="00CA7095">
      <w:r>
        <w:t>The</w:t>
      </w:r>
      <w:r w:rsidR="00B5473A">
        <w:t xml:space="preserve"> </w:t>
      </w:r>
      <w:r w:rsidR="007114C6">
        <w:t>evaluation questionnaire</w:t>
      </w:r>
      <w:r w:rsidR="00B5473A">
        <w:t xml:space="preserve"> </w:t>
      </w:r>
      <w:r w:rsidR="00FA790F">
        <w:t xml:space="preserve">was designed </w:t>
      </w:r>
      <w:r w:rsidR="00215D2A">
        <w:t xml:space="preserve">to </w:t>
      </w:r>
      <w:r w:rsidR="008C1785">
        <w:t>address the study objective</w:t>
      </w:r>
      <w:r w:rsidR="00BC34DF">
        <w:t>s</w:t>
      </w:r>
      <w:r w:rsidR="008C1785">
        <w:t xml:space="preserve"> while minimizing the time burden </w:t>
      </w:r>
      <w:r w:rsidR="002474C3">
        <w:t xml:space="preserve">on participants and </w:t>
      </w:r>
      <w:r w:rsidR="000C2E07">
        <w:t>site staff</w:t>
      </w:r>
      <w:r w:rsidR="00C81D9F">
        <w:t>.</w:t>
      </w:r>
      <w:r w:rsidR="003457FB">
        <w:t xml:space="preserve"> </w:t>
      </w:r>
      <w:r w:rsidR="00B26B91">
        <w:t xml:space="preserve">However, </w:t>
      </w:r>
      <w:r w:rsidR="006C5008">
        <w:t>in recognizing</w:t>
      </w:r>
      <w:r w:rsidR="00EC4ACF">
        <w:t xml:space="preserve"> </w:t>
      </w:r>
      <w:r w:rsidR="00695EB3">
        <w:t xml:space="preserve">that </w:t>
      </w:r>
      <w:r w:rsidR="00982D21">
        <w:t xml:space="preserve">not all </w:t>
      </w:r>
      <w:r w:rsidR="00FA0D7D">
        <w:t xml:space="preserve">participant-reported </w:t>
      </w:r>
      <w:r w:rsidR="00982D21">
        <w:t>data elements will be complete</w:t>
      </w:r>
      <w:r w:rsidR="006C5008">
        <w:t>, we have</w:t>
      </w:r>
      <w:r w:rsidR="007114C6">
        <w:t xml:space="preserve"> identified a min</w:t>
      </w:r>
      <w:r w:rsidR="00FE6A37">
        <w:t>imum set of data</w:t>
      </w:r>
      <w:r w:rsidR="00695EB3">
        <w:t xml:space="preserve"> elements</w:t>
      </w:r>
      <w:r w:rsidR="00610BF9">
        <w:t xml:space="preserve"> </w:t>
      </w:r>
      <w:r w:rsidR="00C62664">
        <w:t>for a survey to be considered “complete”</w:t>
      </w:r>
      <w:r w:rsidR="00201E64">
        <w:t xml:space="preserve"> for reporting purposes</w:t>
      </w:r>
      <w:r w:rsidR="008524F8">
        <w:t xml:space="preserve"> (see </w:t>
      </w:r>
      <w:del w:id="0" w:author="Diallo, Alpha Oumar (CDC/DDID/NCIRD/DVD)" w:date="2022-12-09T18:44:00Z">
        <w:r w:rsidR="008524F8" w:rsidDel="00170B82">
          <w:delText>T</w:delText>
        </w:r>
      </w:del>
      <w:ins w:id="1" w:author="Diallo, Alpha Oumar (CDC/DDID/NCIRD/DVD)" w:date="2022-12-09T18:44:00Z">
        <w:r w:rsidR="00170B82">
          <w:t>t</w:t>
        </w:r>
      </w:ins>
      <w:r w:rsidR="008524F8">
        <w:t>able</w:t>
      </w:r>
      <w:ins w:id="2" w:author="Diallo, Alpha Oumar (CDC/DDID/NCIRD/DVD)" w:date="2022-12-09T18:44:00Z">
        <w:r w:rsidR="00170B82">
          <w:t xml:space="preserve"> below</w:t>
        </w:r>
      </w:ins>
      <w:del w:id="3" w:author="Diallo, Alpha Oumar (CDC/DDID/NCIRD/DVD)" w:date="2022-12-09T18:44:00Z">
        <w:r w:rsidR="008524F8" w:rsidDel="00170B82">
          <w:delText xml:space="preserve"> 1</w:delText>
        </w:r>
      </w:del>
      <w:r w:rsidR="008524F8">
        <w:t>)</w:t>
      </w:r>
      <w:r w:rsidR="00FE6A37">
        <w:t>.</w:t>
      </w:r>
      <w:r w:rsidR="004715AB">
        <w:t xml:space="preserve"> </w:t>
      </w:r>
      <w:r w:rsidR="0030303E">
        <w:t xml:space="preserve">We provide instructions below for </w:t>
      </w:r>
      <w:r w:rsidR="00786233">
        <w:t xml:space="preserve">how to create a report in REDCap to track </w:t>
      </w:r>
      <w:r w:rsidR="00310E78">
        <w:t>this mi</w:t>
      </w:r>
      <w:r w:rsidR="00113177">
        <w:t>nimum se</w:t>
      </w:r>
      <w:r w:rsidR="001A1183">
        <w:t>t of d</w:t>
      </w:r>
      <w:r w:rsidR="00113177">
        <w:t>ata elements</w:t>
      </w:r>
      <w:r w:rsidR="00341567">
        <w:t xml:space="preserve"> in your instance of REDCap</w:t>
      </w:r>
      <w:r w:rsidR="0030256E">
        <w:t xml:space="preserve"> for your internal use</w:t>
      </w:r>
      <w:r w:rsidR="00A87088">
        <w:t>.</w:t>
      </w:r>
      <w:r w:rsidR="000B7D28" w:rsidRPr="000B7D28">
        <w:t xml:space="preserve"> </w:t>
      </w:r>
    </w:p>
    <w:p w14:paraId="78A35190" w14:textId="24461765" w:rsidR="00CA7095" w:rsidRPr="00DA5A8A" w:rsidRDefault="000B7D28" w:rsidP="00CA7095">
      <w:r>
        <w:t>Sites may use a larger set of data elements to classify participants’ records as complete for incentive purposes, but we request that you use the results of this report to identify “complete” cases and controls in bi</w:t>
      </w:r>
      <w:r w:rsidR="00805713">
        <w:t>-</w:t>
      </w:r>
      <w:r>
        <w:t>weekly reports.</w:t>
      </w:r>
      <w:r w:rsidR="00E72DBF">
        <w:t xml:space="preserve"> We also request </w:t>
      </w:r>
      <w:r w:rsidR="00D06159">
        <w:t>that</w:t>
      </w:r>
      <w:r w:rsidR="00E72DBF">
        <w:t xml:space="preserve"> sites </w:t>
      </w:r>
      <w:r w:rsidR="00DE290C">
        <w:t>submit all data, regardless of</w:t>
      </w:r>
      <w:r w:rsidR="007E3F33">
        <w:t xml:space="preserve"> “complete” status for minimum reporting.</w:t>
      </w:r>
    </w:p>
    <w:p w14:paraId="63ADA421" w14:textId="614EE54D" w:rsidR="0039595F" w:rsidRDefault="002919C7" w:rsidP="00550E98">
      <w:pPr>
        <w:pStyle w:val="ListParagraph"/>
        <w:numPr>
          <w:ilvl w:val="0"/>
          <w:numId w:val="1"/>
        </w:numPr>
      </w:pPr>
      <w:r>
        <w:t>Select</w:t>
      </w:r>
      <w:r w:rsidR="007C386F">
        <w:t xml:space="preserve"> </w:t>
      </w:r>
      <w:r>
        <w:t>‘</w:t>
      </w:r>
      <w:r w:rsidR="007C386F">
        <w:t>Data Exports, Reports, and Stats’ under the ‘Applications</w:t>
      </w:r>
      <w:r>
        <w:t>’ menu</w:t>
      </w:r>
      <w:r w:rsidR="00CC4E45">
        <w:t>, and create a new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588"/>
        <w:gridCol w:w="4746"/>
      </w:tblGrid>
      <w:tr w:rsidR="00CC4E45" w14:paraId="074246B2" w14:textId="77777777" w:rsidTr="00BF20A3">
        <w:tc>
          <w:tcPr>
            <w:tcW w:w="3306" w:type="dxa"/>
          </w:tcPr>
          <w:p w14:paraId="2955A62C" w14:textId="292957A1" w:rsidR="00CC4E45" w:rsidRDefault="00BF20A3" w:rsidP="00CC4E45">
            <w:pPr>
              <w:pStyle w:val="ListParagraph"/>
              <w:ind w:left="0"/>
            </w:pPr>
            <w:r>
              <w:rPr>
                <w:noProof/>
              </w:rPr>
              <mc:AlternateContent>
                <mc:Choice Requires="wpg">
                  <w:drawing>
                    <wp:inline distT="0" distB="0" distL="0" distR="0" wp14:anchorId="321393FB" wp14:editId="56B568EB">
                      <wp:extent cx="1915461" cy="1405890"/>
                      <wp:effectExtent l="19050" t="19050" r="27940" b="22860"/>
                      <wp:docPr id="18" name="Group 18"/>
                      <wp:cNvGraphicFramePr/>
                      <a:graphic xmlns:a="http://schemas.openxmlformats.org/drawingml/2006/main">
                        <a:graphicData uri="http://schemas.microsoft.com/office/word/2010/wordprocessingGroup">
                          <wpg:wgp>
                            <wpg:cNvGrpSpPr/>
                            <wpg:grpSpPr>
                              <a:xfrm>
                                <a:off x="0" y="0"/>
                                <a:ext cx="1915461" cy="1405890"/>
                                <a:chOff x="0" y="0"/>
                                <a:chExt cx="1828800" cy="1312545"/>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28800" cy="1312545"/>
                                </a:xfrm>
                                <a:prstGeom prst="rect">
                                  <a:avLst/>
                                </a:prstGeom>
                                <a:ln>
                                  <a:solidFill>
                                    <a:schemeClr val="accent1"/>
                                  </a:solidFill>
                                </a:ln>
                              </pic:spPr>
                            </pic:pic>
                            <wps:wsp>
                              <wps:cNvPr id="17" name="Rectangle 17"/>
                              <wps:cNvSpPr/>
                              <wps:spPr>
                                <a:xfrm>
                                  <a:off x="54948" y="694499"/>
                                  <a:ext cx="1342529" cy="126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3BCB34F8">
                    <v:group id="Group 18" style="width:150.8pt;height:110.7pt;mso-position-horizontal-relative:char;mso-position-vertical-relative:line" coordsize="18288,13125" o:spid="_x0000_s1026" w14:anchorId="0647E55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18288;height:13125;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">
                        <v:imagedata o:title="" r:id="rId14"/>
                        <v:path arrowok="t"/>
                      </v:shape>
                      <v:rect id="Rectangle 17" style="position:absolute;left:549;top:6944;width:13425;height:1264;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w10:anchorlock/>
                    </v:group>
                  </w:pict>
                </mc:Fallback>
              </mc:AlternateContent>
            </w:r>
          </w:p>
        </w:tc>
        <w:tc>
          <w:tcPr>
            <w:tcW w:w="588" w:type="dxa"/>
          </w:tcPr>
          <w:p w14:paraId="55D4B362" w14:textId="717D9DA9" w:rsidR="00CC4E45" w:rsidRDefault="00FE09F5" w:rsidP="00CC4E45">
            <w:pPr>
              <w:pStyle w:val="ListParagraph"/>
              <w:ind w:left="0"/>
            </w:pPr>
            <w:r>
              <w:rPr>
                <w:noProof/>
              </w:rPr>
              <mc:AlternateContent>
                <mc:Choice Requires="wps">
                  <w:drawing>
                    <wp:anchor distT="0" distB="0" distL="114300" distR="114300" simplePos="0" relativeHeight="251658240" behindDoc="0" locked="0" layoutInCell="1" allowOverlap="1" wp14:anchorId="7B164C8F" wp14:editId="174B9251">
                      <wp:simplePos x="0" y="0"/>
                      <wp:positionH relativeFrom="column">
                        <wp:posOffset>-43741</wp:posOffset>
                      </wp:positionH>
                      <wp:positionV relativeFrom="paragraph">
                        <wp:posOffset>586758</wp:posOffset>
                      </wp:positionV>
                      <wp:extent cx="322419" cy="227278"/>
                      <wp:effectExtent l="0" t="19050" r="40005" b="40005"/>
                      <wp:wrapNone/>
                      <wp:docPr id="11" name="Arrow: Right 11"/>
                      <wp:cNvGraphicFramePr/>
                      <a:graphic xmlns:a="http://schemas.openxmlformats.org/drawingml/2006/main">
                        <a:graphicData uri="http://schemas.microsoft.com/office/word/2010/wordprocessingShape">
                          <wps:wsp>
                            <wps:cNvSpPr/>
                            <wps:spPr>
                              <a:xfrm>
                                <a:off x="0" y="0"/>
                                <a:ext cx="322419" cy="227278"/>
                              </a:xfrm>
                              <a:prstGeom prst="rightArrow">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28638CDB">
                    <v:shapetype id="_x0000_t13" coordsize="21600,21600" o:spt="13" adj="16200,5400" path="m@0,l@0@1,0@1,0@2@0@2@0,21600,21600,10800xe" w14:anchorId="051466D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1" style="position:absolute;margin-left:-3.45pt;margin-top:46.2pt;width:25.4pt;height:17.9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272727 [2749]" strokeweight="1pt" type="#_x0000_t13" adj="1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"/>
                  </w:pict>
                </mc:Fallback>
              </mc:AlternateContent>
            </w:r>
          </w:p>
        </w:tc>
        <w:tc>
          <w:tcPr>
            <w:tcW w:w="4746" w:type="dxa"/>
          </w:tcPr>
          <w:p w14:paraId="5BF2A8CA" w14:textId="02E14698" w:rsidR="00CC4E45" w:rsidRDefault="00BF20A3" w:rsidP="00CC4E45">
            <w:pPr>
              <w:pStyle w:val="ListParagraph"/>
              <w:ind w:left="0"/>
            </w:pPr>
            <w:r>
              <w:rPr>
                <w:noProof/>
              </w:rPr>
              <mc:AlternateContent>
                <mc:Choice Requires="wpg">
                  <w:drawing>
                    <wp:inline distT="0" distB="0" distL="0" distR="0" wp14:anchorId="175DE0AE" wp14:editId="4938DB6E">
                      <wp:extent cx="2834640" cy="1405890"/>
                      <wp:effectExtent l="19050" t="19050" r="22860" b="22860"/>
                      <wp:docPr id="22" name="Group 22"/>
                      <wp:cNvGraphicFramePr/>
                      <a:graphic xmlns:a="http://schemas.openxmlformats.org/drawingml/2006/main">
                        <a:graphicData uri="http://schemas.microsoft.com/office/word/2010/wordprocessingGroup">
                          <wpg:wgp>
                            <wpg:cNvGrpSpPr/>
                            <wpg:grpSpPr>
                              <a:xfrm>
                                <a:off x="0" y="0"/>
                                <a:ext cx="2834640" cy="1405890"/>
                                <a:chOff x="0" y="0"/>
                                <a:chExt cx="2834640" cy="1405890"/>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1405890"/>
                                </a:xfrm>
                                <a:prstGeom prst="rect">
                                  <a:avLst/>
                                </a:prstGeom>
                                <a:ln>
                                  <a:solidFill>
                                    <a:schemeClr val="accent1"/>
                                  </a:solidFill>
                                </a:ln>
                              </pic:spPr>
                            </pic:pic>
                            <wps:wsp>
                              <wps:cNvPr id="20" name="Rectangle 20"/>
                              <wps:cNvSpPr/>
                              <wps:spPr>
                                <a:xfrm>
                                  <a:off x="81376" y="176516"/>
                                  <a:ext cx="496842" cy="13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45228" y="1260053"/>
                                  <a:ext cx="496842" cy="13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3728444A">
                    <v:group id="Group 22" style="width:223.2pt;height:110.7pt;mso-position-horizontal-relative:char;mso-position-vertical-relative:line" coordsize="28346,14058" o:spid="_x0000_s1026" w14:anchorId="7F6FBAA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28346;height:14058;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">
                        <v:imagedata o:title="" r:id="rId16"/>
                        <v:path arrowok="t"/>
                      </v:shape>
                      <v:rect id="Rectangle 20" style="position:absolute;left:813;top:1765;width:4969;height:1374;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"/>
                      <v:rect id="Rectangle 21" style="position:absolute;left:2452;top:12600;width:4968;height:1374;visibility:visible;mso-wrap-style:square;v-text-anchor:middle" o:spid="_x0000_s1029"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"/>
                      <w10:anchorlock/>
                    </v:group>
                  </w:pict>
                </mc:Fallback>
              </mc:AlternateContent>
            </w:r>
          </w:p>
        </w:tc>
      </w:tr>
    </w:tbl>
    <w:p w14:paraId="6A11ACF0" w14:textId="03CE9E56" w:rsidR="0039595F" w:rsidRDefault="0039595F" w:rsidP="00896F1A"/>
    <w:p w14:paraId="750C6A56" w14:textId="1B1C018C" w:rsidR="0039595F" w:rsidRDefault="00896F1A" w:rsidP="0016595B">
      <w:pPr>
        <w:pStyle w:val="ListParagraph"/>
        <w:numPr>
          <w:ilvl w:val="0"/>
          <w:numId w:val="1"/>
        </w:numPr>
      </w:pPr>
      <w:r>
        <w:t>Name the report</w:t>
      </w:r>
      <w:r w:rsidR="00D638C5">
        <w:t xml:space="preserve"> as you see fit. We have provided a suggestion below. </w:t>
      </w:r>
    </w:p>
    <w:p w14:paraId="616E3A1D" w14:textId="50143A73" w:rsidR="00E87DB9" w:rsidRDefault="00112EE3" w:rsidP="00E87DB9">
      <w:pPr>
        <w:pStyle w:val="ListParagraph"/>
      </w:pPr>
      <w:r>
        <w:rPr>
          <w:noProof/>
        </w:rPr>
        <mc:AlternateContent>
          <mc:Choice Requires="wpg">
            <w:drawing>
              <wp:inline distT="0" distB="0" distL="0" distR="0" wp14:anchorId="33131C01" wp14:editId="49646554">
                <wp:extent cx="4572000" cy="1153160"/>
                <wp:effectExtent l="19050" t="19050" r="19050" b="27940"/>
                <wp:docPr id="24" name="Group 24"/>
                <wp:cNvGraphicFramePr/>
                <a:graphic xmlns:a="http://schemas.openxmlformats.org/drawingml/2006/main">
                  <a:graphicData uri="http://schemas.microsoft.com/office/word/2010/wordprocessingGroup">
                    <wpg:wgp>
                      <wpg:cNvGrpSpPr/>
                      <wpg:grpSpPr>
                        <a:xfrm>
                          <a:off x="0" y="0"/>
                          <a:ext cx="4572000" cy="1153160"/>
                          <a:chOff x="0" y="0"/>
                          <a:chExt cx="4572000" cy="1153160"/>
                        </a:xfrm>
                      </wpg:grpSpPr>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153160"/>
                          </a:xfrm>
                          <a:prstGeom prst="rect">
                            <a:avLst/>
                          </a:prstGeom>
                          <a:ln>
                            <a:solidFill>
                              <a:schemeClr val="accent1"/>
                            </a:solidFill>
                          </a:ln>
                        </pic:spPr>
                      </pic:pic>
                      <wps:wsp>
                        <wps:cNvPr id="9" name="Rectangle 9"/>
                        <wps:cNvSpPr/>
                        <wps:spPr>
                          <a:xfrm>
                            <a:off x="34119" y="34119"/>
                            <a:ext cx="4469130" cy="181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50E68" w14:textId="77777777" w:rsidR="00112EE3" w:rsidRDefault="00112EE3" w:rsidP="00112EE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3131C01" id="Group 24" o:spid="_x0000_s1026" style="width:5in;height:90.8pt;mso-position-horizontal-relative:char;mso-position-vertical-relative:line" coordsize="45720,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45720;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" stroked="t" strokecolor="#4472c4 [3204]">
                  <v:imagedata r:id="rId18" o:title=""/>
                  <v:path arrowok="t"/>
                </v:shape>
                <v:rect id="Rectangle 9" o:spid="_x0000_s1028" style="position:absolute;left:341;top:341;width:44691;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textbox>
                    <w:txbxContent>
                      <w:p w14:paraId="5CF50E68" w14:textId="77777777" w:rsidR="00112EE3" w:rsidRDefault="00112EE3" w:rsidP="00112EE3">
                        <w:pPr>
                          <w:jc w:val="center"/>
                        </w:pPr>
                        <w:r>
                          <w:t>0</w:t>
                        </w:r>
                      </w:p>
                    </w:txbxContent>
                  </v:textbox>
                </v:rect>
                <w10:anchorlock/>
              </v:group>
            </w:pict>
          </mc:Fallback>
        </mc:AlternateContent>
      </w:r>
    </w:p>
    <w:p w14:paraId="5B6C1D49" w14:textId="7BBF49A4" w:rsidR="0039595F" w:rsidRDefault="0039595F" w:rsidP="00896F1A">
      <w:pPr>
        <w:ind w:left="720"/>
      </w:pPr>
    </w:p>
    <w:p w14:paraId="23EA69EB" w14:textId="58BEB82C" w:rsidR="0039595F" w:rsidRDefault="009E3D87" w:rsidP="007D3902">
      <w:pPr>
        <w:pStyle w:val="ListParagraph"/>
        <w:numPr>
          <w:ilvl w:val="0"/>
          <w:numId w:val="1"/>
        </w:numPr>
      </w:pPr>
      <w:r>
        <w:t xml:space="preserve">In </w:t>
      </w:r>
      <w:r w:rsidR="00090454">
        <w:t xml:space="preserve">STEP 1, you can </w:t>
      </w:r>
      <w:r w:rsidR="00D963FC">
        <w:t>choose</w:t>
      </w:r>
      <w:r w:rsidR="00090454">
        <w:t xml:space="preserve"> </w:t>
      </w:r>
      <w:r w:rsidR="00FB714E">
        <w:t xml:space="preserve">to limit </w:t>
      </w:r>
      <w:r w:rsidR="00090454">
        <w:t xml:space="preserve">who can </w:t>
      </w:r>
      <w:r w:rsidR="00D963FC">
        <w:t>view</w:t>
      </w:r>
      <w:r w:rsidR="00090454">
        <w:t xml:space="preserve"> and </w:t>
      </w:r>
      <w:r w:rsidR="00D963FC">
        <w:t>edit</w:t>
      </w:r>
      <w:r w:rsidR="00090454">
        <w:t xml:space="preserve"> the report</w:t>
      </w:r>
      <w:r w:rsidR="00D963FC">
        <w:t xml:space="preserve">. </w:t>
      </w:r>
      <w:r w:rsidR="00090454">
        <w:t xml:space="preserve"> </w:t>
      </w:r>
    </w:p>
    <w:p w14:paraId="74C5CC03" w14:textId="347A3FEB" w:rsidR="0039595F" w:rsidRDefault="0039595F" w:rsidP="007D3902">
      <w:pPr>
        <w:ind w:left="720"/>
      </w:pPr>
      <w:r w:rsidRPr="0039595F">
        <w:rPr>
          <w:noProof/>
        </w:rPr>
        <w:drawing>
          <wp:inline distT="0" distB="0" distL="0" distR="0" wp14:anchorId="768BC2C5" wp14:editId="305D7570">
            <wp:extent cx="4553031" cy="984061"/>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0329" cy="987800"/>
                    </a:xfrm>
                    <a:prstGeom prst="rect">
                      <a:avLst/>
                    </a:prstGeom>
                    <a:ln>
                      <a:solidFill>
                        <a:schemeClr val="accent1"/>
                      </a:solidFill>
                    </a:ln>
                  </pic:spPr>
                </pic:pic>
              </a:graphicData>
            </a:graphic>
          </wp:inline>
        </w:drawing>
      </w:r>
    </w:p>
    <w:p w14:paraId="30C4B864" w14:textId="6CDCFF8B" w:rsidR="00A65834" w:rsidRDefault="00E8729F" w:rsidP="00D963FC">
      <w:pPr>
        <w:pStyle w:val="ListParagraph"/>
        <w:numPr>
          <w:ilvl w:val="0"/>
          <w:numId w:val="1"/>
        </w:numPr>
      </w:pPr>
      <w:r>
        <w:lastRenderedPageBreak/>
        <w:t xml:space="preserve">In </w:t>
      </w:r>
      <w:r w:rsidR="00D963FC">
        <w:t>STEP 2</w:t>
      </w:r>
      <w:r>
        <w:t>,</w:t>
      </w:r>
      <w:r w:rsidR="008E49FA">
        <w:t xml:space="preserve"> you can select the data elements you would like to appear in the </w:t>
      </w:r>
      <w:r w:rsidR="00E671AF">
        <w:t>report. The ‘</w:t>
      </w:r>
      <w:r w:rsidR="00014791">
        <w:t>+</w:t>
      </w:r>
      <w:r w:rsidR="00E671AF">
        <w:t>Quick</w:t>
      </w:r>
      <w:r w:rsidR="00014791">
        <w:t xml:space="preserve"> Add’ is the easiest way to make this selection. </w:t>
      </w:r>
      <w:r w:rsidR="00E671AF">
        <w:t>See Table 1 below for</w:t>
      </w:r>
      <w:r w:rsidR="002073B3">
        <w:t xml:space="preserve"> the </w:t>
      </w:r>
      <w:r w:rsidR="00333B9E">
        <w:t xml:space="preserve">set </w:t>
      </w:r>
      <w:r w:rsidR="002073B3">
        <w:t>of minimum data elements</w:t>
      </w:r>
      <w:r w:rsidR="00E20DA8">
        <w:t xml:space="preserve"> for reporting</w:t>
      </w:r>
      <w:r w:rsidR="004F6F2A">
        <w:t xml:space="preserve">. </w:t>
      </w:r>
      <w:r w:rsidR="00DD4B1F">
        <w:t xml:space="preserve">Close the </w:t>
      </w:r>
      <w:r w:rsidR="0039019C">
        <w:t>‘+Quick Add’ window after making the selection.</w:t>
      </w:r>
    </w:p>
    <w:p w14:paraId="61BC9643" w14:textId="386654C0" w:rsidR="00A65834" w:rsidRDefault="000D7601" w:rsidP="00D963FC">
      <w:pPr>
        <w:ind w:left="720"/>
      </w:pPr>
      <w:r>
        <w:rPr>
          <w:noProof/>
        </w:rPr>
        <mc:AlternateContent>
          <mc:Choice Requires="wpg">
            <w:drawing>
              <wp:inline distT="0" distB="0" distL="0" distR="0" wp14:anchorId="48CE2A2F" wp14:editId="33254538">
                <wp:extent cx="4935087" cy="1582705"/>
                <wp:effectExtent l="19050" t="19050" r="18415" b="17780"/>
                <wp:docPr id="26" name="Group 26"/>
                <wp:cNvGraphicFramePr/>
                <a:graphic xmlns:a="http://schemas.openxmlformats.org/drawingml/2006/main">
                  <a:graphicData uri="http://schemas.microsoft.com/office/word/2010/wordprocessingGroup">
                    <wpg:wgp>
                      <wpg:cNvGrpSpPr/>
                      <wpg:grpSpPr>
                        <a:xfrm>
                          <a:off x="0" y="0"/>
                          <a:ext cx="4935087" cy="1582705"/>
                          <a:chOff x="0" y="0"/>
                          <a:chExt cx="5120640" cy="1686560"/>
                        </a:xfrm>
                      </wpg:grpSpPr>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640" cy="1686560"/>
                          </a:xfrm>
                          <a:prstGeom prst="rect">
                            <a:avLst/>
                          </a:prstGeom>
                          <a:ln>
                            <a:solidFill>
                              <a:schemeClr val="accent1"/>
                            </a:solidFill>
                          </a:ln>
                        </pic:spPr>
                      </pic:pic>
                      <wps:wsp>
                        <wps:cNvPr id="25" name="Rectangle 25"/>
                        <wps:cNvSpPr/>
                        <wps:spPr>
                          <a:xfrm>
                            <a:off x="1275909" y="218799"/>
                            <a:ext cx="480713" cy="13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4F6E78C9">
              <v:group id="Group 26" style="width:388.6pt;height:124.6pt;mso-position-horizontal-relative:char;mso-position-vertical-relative:line" coordsize="51206,16865" o:spid="_x0000_s1026" w14:anchorId="400B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">
                <v:shape id="Picture 5" style="position:absolute;width:51206;height:16865;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">
                  <v:imagedata o:title="" r:id="rId21"/>
                  <v:path arrowok="t"/>
                </v:shape>
                <v:rect id="Rectangle 25" style="position:absolute;left:12759;top:2187;width:4807;height:1375;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w10:anchorlock/>
              </v:group>
            </w:pict>
          </mc:Fallback>
        </mc:AlternateContent>
      </w:r>
    </w:p>
    <w:p w14:paraId="091B57D8" w14:textId="77777777" w:rsidR="00B30D23" w:rsidRPr="004F6F2A" w:rsidRDefault="00333B9E" w:rsidP="00B30D23">
      <w:pPr>
        <w:rPr>
          <w:b/>
          <w:bCs/>
        </w:rPr>
      </w:pPr>
      <w:r>
        <w:tab/>
      </w:r>
    </w:p>
    <w:tbl>
      <w:tblPr>
        <w:tblStyle w:val="TableGrid"/>
        <w:tblW w:w="86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 w:author="Diallo, Alpha Oumar (CDC/DDID/NCIRD/DVD)" w:date="2022-12-09T19:30:00Z">
          <w:tblPr>
            <w:tblStyle w:val="TableGrid"/>
            <w:tblW w:w="7920" w:type="dxa"/>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50"/>
        <w:gridCol w:w="2171"/>
        <w:gridCol w:w="5119"/>
        <w:tblGridChange w:id="5">
          <w:tblGrid>
            <w:gridCol w:w="1884"/>
            <w:gridCol w:w="1884"/>
            <w:gridCol w:w="6036"/>
          </w:tblGrid>
        </w:tblGridChange>
      </w:tblGrid>
      <w:tr w:rsidR="00C768C5" w:rsidRPr="00BB290D" w14:paraId="09868CA9" w14:textId="77777777" w:rsidTr="00A75765">
        <w:tc>
          <w:tcPr>
            <w:tcW w:w="1350" w:type="dxa"/>
            <w:tcBorders>
              <w:top w:val="single" w:sz="4" w:space="0" w:color="auto"/>
              <w:bottom w:val="single" w:sz="4" w:space="0" w:color="auto"/>
            </w:tcBorders>
            <w:tcPrChange w:id="6" w:author="Diallo, Alpha Oumar (CDC/DDID/NCIRD/DVD)" w:date="2022-12-09T19:30:00Z">
              <w:tcPr>
                <w:tcW w:w="1884" w:type="dxa"/>
                <w:tcBorders>
                  <w:top w:val="single" w:sz="4" w:space="0" w:color="auto"/>
                  <w:bottom w:val="single" w:sz="4" w:space="0" w:color="auto"/>
                </w:tcBorders>
              </w:tcPr>
            </w:tcPrChange>
          </w:tcPr>
          <w:p w14:paraId="1CE945D3" w14:textId="2DBBEA01" w:rsidR="00C768C5" w:rsidRPr="00BB290D" w:rsidRDefault="00C768C5" w:rsidP="00564D8C">
            <w:pPr>
              <w:rPr>
                <w:ins w:id="7" w:author="Diallo, Alpha Oumar (CDC/DDID/NCIRD/DVD)" w:date="2022-12-09T19:17:00Z"/>
                <w:rFonts w:ascii="Calibri" w:hAnsi="Calibri" w:cs="Calibri"/>
                <w:b/>
                <w:bCs/>
                <w:color w:val="000000"/>
                <w:sz w:val="18"/>
                <w:szCs w:val="18"/>
              </w:rPr>
            </w:pPr>
            <w:ins w:id="8" w:author="Diallo, Alpha Oumar (CDC/DDID/NCIRD/DVD)" w:date="2022-12-09T19:17:00Z">
              <w:r>
                <w:rPr>
                  <w:rFonts w:ascii="Calibri" w:hAnsi="Calibri" w:cs="Calibri"/>
                  <w:b/>
                  <w:bCs/>
                  <w:color w:val="000000"/>
                  <w:sz w:val="18"/>
                  <w:szCs w:val="18"/>
                </w:rPr>
                <w:t>Minimum set</w:t>
              </w:r>
            </w:ins>
            <w:ins w:id="9" w:author="Diallo, Alpha Oumar (CDC/DDID/NCIRD/DVD)" w:date="2022-12-09T19:29:00Z">
              <w:r w:rsidR="003E7D93" w:rsidRPr="003E7D93">
                <w:rPr>
                  <w:rFonts w:ascii="Calibri" w:hAnsi="Calibri" w:cs="Calibri"/>
                  <w:b/>
                  <w:bCs/>
                  <w:color w:val="000000"/>
                  <w:sz w:val="18"/>
                  <w:szCs w:val="18"/>
                  <w:vertAlign w:val="superscript"/>
                  <w:rPrChange w:id="10" w:author="Diallo, Alpha Oumar (CDC/DDID/NCIRD/DVD)" w:date="2022-12-09T19:29:00Z">
                    <w:rPr>
                      <w:rFonts w:ascii="Calibri" w:hAnsi="Calibri" w:cs="Calibri"/>
                      <w:b/>
                      <w:bCs/>
                      <w:color w:val="000000"/>
                      <w:sz w:val="18"/>
                      <w:szCs w:val="18"/>
                    </w:rPr>
                  </w:rPrChange>
                </w:rPr>
                <w:t>a</w:t>
              </w:r>
            </w:ins>
          </w:p>
        </w:tc>
        <w:tc>
          <w:tcPr>
            <w:tcW w:w="2171" w:type="dxa"/>
            <w:tcBorders>
              <w:top w:val="single" w:sz="4" w:space="0" w:color="auto"/>
              <w:bottom w:val="single" w:sz="4" w:space="0" w:color="auto"/>
            </w:tcBorders>
            <w:vAlign w:val="bottom"/>
            <w:tcPrChange w:id="11" w:author="Diallo, Alpha Oumar (CDC/DDID/NCIRD/DVD)" w:date="2022-12-09T19:30:00Z">
              <w:tcPr>
                <w:tcW w:w="1696" w:type="dxa"/>
                <w:tcBorders>
                  <w:top w:val="single" w:sz="4" w:space="0" w:color="auto"/>
                  <w:bottom w:val="single" w:sz="4" w:space="0" w:color="auto"/>
                </w:tcBorders>
                <w:vAlign w:val="bottom"/>
              </w:tcPr>
            </w:tcPrChange>
          </w:tcPr>
          <w:p w14:paraId="7905AFF0" w14:textId="1D0CF338" w:rsidR="00C768C5" w:rsidRPr="00BB290D" w:rsidRDefault="00C768C5" w:rsidP="00564D8C">
            <w:pPr>
              <w:rPr>
                <w:b/>
                <w:bCs/>
                <w:sz w:val="18"/>
                <w:szCs w:val="18"/>
              </w:rPr>
            </w:pPr>
            <w:r w:rsidRPr="00BB290D">
              <w:rPr>
                <w:rFonts w:ascii="Calibri" w:hAnsi="Calibri" w:cs="Calibri"/>
                <w:b/>
                <w:bCs/>
                <w:color w:val="000000"/>
                <w:sz w:val="18"/>
                <w:szCs w:val="18"/>
              </w:rPr>
              <w:t xml:space="preserve">Variable </w:t>
            </w:r>
            <w:proofErr w:type="spellStart"/>
            <w:r w:rsidRPr="00BB290D">
              <w:rPr>
                <w:rFonts w:ascii="Calibri" w:hAnsi="Calibri" w:cs="Calibri"/>
                <w:b/>
                <w:bCs/>
                <w:color w:val="000000"/>
                <w:sz w:val="18"/>
                <w:szCs w:val="18"/>
              </w:rPr>
              <w:t>names</w:t>
            </w:r>
            <w:ins w:id="12" w:author="Diallo, Alpha Oumar (CDC/DDID/NCIRD/DVD)" w:date="2022-12-09T19:29:00Z">
              <w:r w:rsidR="003E7D93" w:rsidRPr="00A75765">
                <w:rPr>
                  <w:rFonts w:ascii="Calibri" w:hAnsi="Calibri" w:cs="Calibri"/>
                  <w:b/>
                  <w:bCs/>
                  <w:color w:val="000000"/>
                  <w:sz w:val="18"/>
                  <w:szCs w:val="18"/>
                  <w:vertAlign w:val="superscript"/>
                  <w:rPrChange w:id="13" w:author="Diallo, Alpha Oumar (CDC/DDID/NCIRD/DVD)" w:date="2022-12-09T19:30:00Z">
                    <w:rPr>
                      <w:rFonts w:ascii="Calibri" w:hAnsi="Calibri" w:cs="Calibri"/>
                      <w:b/>
                      <w:bCs/>
                      <w:color w:val="000000"/>
                      <w:sz w:val="18"/>
                      <w:szCs w:val="18"/>
                    </w:rPr>
                  </w:rPrChange>
                </w:rPr>
                <w:t>b</w:t>
              </w:r>
            </w:ins>
            <w:proofErr w:type="spellEnd"/>
          </w:p>
        </w:tc>
        <w:tc>
          <w:tcPr>
            <w:tcW w:w="5119" w:type="dxa"/>
            <w:tcBorders>
              <w:top w:val="single" w:sz="4" w:space="0" w:color="auto"/>
              <w:bottom w:val="single" w:sz="4" w:space="0" w:color="auto"/>
            </w:tcBorders>
            <w:vAlign w:val="bottom"/>
            <w:tcPrChange w:id="14" w:author="Diallo, Alpha Oumar (CDC/DDID/NCIRD/DVD)" w:date="2022-12-09T19:30:00Z">
              <w:tcPr>
                <w:tcW w:w="6224" w:type="dxa"/>
                <w:tcBorders>
                  <w:top w:val="single" w:sz="4" w:space="0" w:color="auto"/>
                  <w:bottom w:val="single" w:sz="4" w:space="0" w:color="auto"/>
                </w:tcBorders>
                <w:vAlign w:val="bottom"/>
              </w:tcPr>
            </w:tcPrChange>
          </w:tcPr>
          <w:p w14:paraId="6A3B8C69" w14:textId="77777777" w:rsidR="00C768C5" w:rsidRPr="00BB290D" w:rsidRDefault="00C768C5" w:rsidP="00564D8C">
            <w:pPr>
              <w:rPr>
                <w:b/>
                <w:bCs/>
                <w:sz w:val="18"/>
                <w:szCs w:val="18"/>
              </w:rPr>
            </w:pPr>
            <w:r w:rsidRPr="00BB290D">
              <w:rPr>
                <w:rFonts w:ascii="Calibri" w:hAnsi="Calibri" w:cs="Calibri"/>
                <w:b/>
                <w:bCs/>
                <w:color w:val="000000"/>
                <w:sz w:val="18"/>
                <w:szCs w:val="18"/>
              </w:rPr>
              <w:t>Labels</w:t>
            </w:r>
          </w:p>
        </w:tc>
      </w:tr>
      <w:tr w:rsidR="00C768C5" w:rsidRPr="00BB290D" w14:paraId="637A58CF" w14:textId="77777777" w:rsidTr="00A75765">
        <w:tc>
          <w:tcPr>
            <w:tcW w:w="1350" w:type="dxa"/>
            <w:tcBorders>
              <w:top w:val="single" w:sz="4" w:space="0" w:color="auto"/>
            </w:tcBorders>
            <w:shd w:val="clear" w:color="auto" w:fill="EDEDED" w:themeFill="accent3" w:themeFillTint="33"/>
            <w:tcPrChange w:id="15" w:author="Diallo, Alpha Oumar (CDC/DDID/NCIRD/DVD)" w:date="2022-12-09T19:30:00Z">
              <w:tcPr>
                <w:tcW w:w="1884" w:type="dxa"/>
                <w:tcBorders>
                  <w:top w:val="single" w:sz="4" w:space="0" w:color="auto"/>
                </w:tcBorders>
                <w:shd w:val="clear" w:color="auto" w:fill="EDEDED" w:themeFill="accent3" w:themeFillTint="33"/>
              </w:tcPr>
            </w:tcPrChange>
          </w:tcPr>
          <w:p w14:paraId="7686629A" w14:textId="77777777" w:rsidR="00C768C5" w:rsidRPr="00BB290D" w:rsidRDefault="00C768C5" w:rsidP="00564D8C">
            <w:pPr>
              <w:jc w:val="center"/>
              <w:rPr>
                <w:ins w:id="16" w:author="Diallo, Alpha Oumar (CDC/DDID/NCIRD/DVD)" w:date="2022-12-09T19:17:00Z"/>
                <w:rFonts w:ascii="Calibri" w:hAnsi="Calibri" w:cs="Calibri"/>
                <w:i/>
                <w:iCs/>
                <w:color w:val="000000"/>
                <w:sz w:val="18"/>
                <w:szCs w:val="18"/>
              </w:rPr>
            </w:pPr>
          </w:p>
        </w:tc>
        <w:tc>
          <w:tcPr>
            <w:tcW w:w="7290" w:type="dxa"/>
            <w:gridSpan w:val="2"/>
            <w:tcBorders>
              <w:top w:val="single" w:sz="4" w:space="0" w:color="auto"/>
            </w:tcBorders>
            <w:shd w:val="clear" w:color="auto" w:fill="EDEDED" w:themeFill="accent3" w:themeFillTint="33"/>
            <w:vAlign w:val="bottom"/>
            <w:tcPrChange w:id="17" w:author="Diallo, Alpha Oumar (CDC/DDID/NCIRD/DVD)" w:date="2022-12-09T19:30:00Z">
              <w:tcPr>
                <w:tcW w:w="7920" w:type="dxa"/>
                <w:gridSpan w:val="2"/>
                <w:tcBorders>
                  <w:top w:val="single" w:sz="4" w:space="0" w:color="auto"/>
                </w:tcBorders>
                <w:shd w:val="clear" w:color="auto" w:fill="EDEDED" w:themeFill="accent3" w:themeFillTint="33"/>
                <w:vAlign w:val="bottom"/>
              </w:tcPr>
            </w:tcPrChange>
          </w:tcPr>
          <w:p w14:paraId="09CEF42F" w14:textId="3C287111" w:rsidR="00C768C5" w:rsidRPr="00BB290D" w:rsidRDefault="00C768C5" w:rsidP="00564D8C">
            <w:pPr>
              <w:jc w:val="center"/>
              <w:rPr>
                <w:i/>
                <w:iCs/>
                <w:sz w:val="18"/>
                <w:szCs w:val="18"/>
              </w:rPr>
            </w:pPr>
            <w:r w:rsidRPr="00BB290D">
              <w:rPr>
                <w:rFonts w:ascii="Calibri" w:hAnsi="Calibri" w:cs="Calibri"/>
                <w:i/>
                <w:iCs/>
                <w:color w:val="000000"/>
                <w:sz w:val="18"/>
                <w:szCs w:val="18"/>
              </w:rPr>
              <w:t>Eligibility Screening</w:t>
            </w:r>
          </w:p>
        </w:tc>
      </w:tr>
      <w:tr w:rsidR="00C768C5" w:rsidRPr="00BB290D" w14:paraId="0E0595FF" w14:textId="77777777" w:rsidTr="00A75765">
        <w:tc>
          <w:tcPr>
            <w:tcW w:w="1350" w:type="dxa"/>
            <w:tcPrChange w:id="18" w:author="Diallo, Alpha Oumar (CDC/DDID/NCIRD/DVD)" w:date="2022-12-09T19:30:00Z">
              <w:tcPr>
                <w:tcW w:w="1884" w:type="dxa"/>
              </w:tcPr>
            </w:tcPrChange>
          </w:tcPr>
          <w:p w14:paraId="360E3909" w14:textId="77777777" w:rsidR="00C768C5" w:rsidRPr="00BB290D" w:rsidRDefault="00C768C5" w:rsidP="003706A9">
            <w:pPr>
              <w:spacing w:before="240"/>
              <w:rPr>
                <w:ins w:id="19" w:author="Diallo, Alpha Oumar (CDC/DDID/NCIRD/DVD)" w:date="2022-12-09T19:17:00Z"/>
                <w:rFonts w:ascii="Calibri" w:hAnsi="Calibri" w:cs="Calibri"/>
                <w:color w:val="000000"/>
                <w:sz w:val="18"/>
                <w:szCs w:val="18"/>
              </w:rPr>
            </w:pPr>
          </w:p>
        </w:tc>
        <w:tc>
          <w:tcPr>
            <w:tcW w:w="2171" w:type="dxa"/>
            <w:vAlign w:val="bottom"/>
            <w:tcPrChange w:id="20" w:author="Diallo, Alpha Oumar (CDC/DDID/NCIRD/DVD)" w:date="2022-12-09T19:30:00Z">
              <w:tcPr>
                <w:tcW w:w="1696" w:type="dxa"/>
                <w:vAlign w:val="bottom"/>
              </w:tcPr>
            </w:tcPrChange>
          </w:tcPr>
          <w:p w14:paraId="67ADDDB4" w14:textId="1C81AE73" w:rsidR="00C768C5" w:rsidRPr="00BB290D" w:rsidRDefault="00C768C5" w:rsidP="003706A9">
            <w:pPr>
              <w:spacing w:before="240"/>
              <w:rPr>
                <w:sz w:val="18"/>
                <w:szCs w:val="18"/>
              </w:rPr>
              <w:pPrChange w:id="21" w:author="Diallo, Alpha Oumar (CDC/DDID/NCIRD/DVD)" w:date="2022-12-09T19:00:00Z">
                <w:pPr/>
              </w:pPrChange>
            </w:pPr>
            <w:proofErr w:type="spellStart"/>
            <w:r w:rsidRPr="00BB290D">
              <w:rPr>
                <w:rFonts w:ascii="Calibri" w:hAnsi="Calibri" w:cs="Calibri"/>
                <w:color w:val="000000"/>
                <w:sz w:val="18"/>
                <w:szCs w:val="18"/>
              </w:rPr>
              <w:t>pid</w:t>
            </w:r>
            <w:proofErr w:type="spellEnd"/>
          </w:p>
        </w:tc>
        <w:tc>
          <w:tcPr>
            <w:tcW w:w="5119" w:type="dxa"/>
            <w:vAlign w:val="center"/>
            <w:tcPrChange w:id="22" w:author="Diallo, Alpha Oumar (CDC/DDID/NCIRD/DVD)" w:date="2022-12-09T19:30:00Z">
              <w:tcPr>
                <w:tcW w:w="6224" w:type="dxa"/>
                <w:vAlign w:val="center"/>
              </w:tcPr>
            </w:tcPrChange>
          </w:tcPr>
          <w:p w14:paraId="141F40CC" w14:textId="77777777" w:rsidR="00C768C5" w:rsidRPr="00BB290D" w:rsidRDefault="00C768C5" w:rsidP="003706A9">
            <w:pPr>
              <w:spacing w:before="240"/>
              <w:rPr>
                <w:sz w:val="18"/>
                <w:szCs w:val="18"/>
              </w:rPr>
              <w:pPrChange w:id="23" w:author="Diallo, Alpha Oumar (CDC/DDID/NCIRD/DVD)" w:date="2022-12-09T19:00:00Z">
                <w:pPr/>
              </w:pPrChange>
            </w:pPr>
            <w:r w:rsidRPr="00BB290D">
              <w:rPr>
                <w:rFonts w:ascii="Calibri" w:hAnsi="Calibri" w:cs="Calibri"/>
                <w:color w:val="000000"/>
                <w:sz w:val="18"/>
                <w:szCs w:val="18"/>
              </w:rPr>
              <w:t>Participant ID</w:t>
            </w:r>
          </w:p>
        </w:tc>
      </w:tr>
      <w:tr w:rsidR="00C768C5" w:rsidRPr="00BB290D" w14:paraId="5AF0C3B4" w14:textId="77777777" w:rsidTr="00A75765">
        <w:tc>
          <w:tcPr>
            <w:tcW w:w="1350" w:type="dxa"/>
            <w:shd w:val="clear" w:color="auto" w:fill="EDEDED" w:themeFill="accent3" w:themeFillTint="33"/>
            <w:tcPrChange w:id="24" w:author="Diallo, Alpha Oumar (CDC/DDID/NCIRD/DVD)" w:date="2022-12-09T19:30:00Z">
              <w:tcPr>
                <w:tcW w:w="1884" w:type="dxa"/>
                <w:shd w:val="clear" w:color="auto" w:fill="EDEDED" w:themeFill="accent3" w:themeFillTint="33"/>
              </w:tcPr>
            </w:tcPrChange>
          </w:tcPr>
          <w:p w14:paraId="018CFD0C" w14:textId="77777777" w:rsidR="00C768C5" w:rsidRPr="00BB290D" w:rsidRDefault="00C768C5" w:rsidP="003706A9">
            <w:pPr>
              <w:spacing w:before="240"/>
              <w:jc w:val="center"/>
              <w:rPr>
                <w:ins w:id="25" w:author="Diallo, Alpha Oumar (CDC/DDID/NCIRD/DVD)" w:date="2022-12-09T19:17:00Z"/>
                <w:rFonts w:ascii="Calibri" w:hAnsi="Calibri" w:cs="Calibri"/>
                <w:i/>
                <w:iCs/>
                <w:color w:val="000000"/>
                <w:sz w:val="18"/>
                <w:szCs w:val="18"/>
              </w:rPr>
            </w:pPr>
          </w:p>
        </w:tc>
        <w:tc>
          <w:tcPr>
            <w:tcW w:w="7290" w:type="dxa"/>
            <w:gridSpan w:val="2"/>
            <w:shd w:val="clear" w:color="auto" w:fill="EDEDED" w:themeFill="accent3" w:themeFillTint="33"/>
            <w:vAlign w:val="bottom"/>
            <w:tcPrChange w:id="26" w:author="Diallo, Alpha Oumar (CDC/DDID/NCIRD/DVD)" w:date="2022-12-09T19:30:00Z">
              <w:tcPr>
                <w:tcW w:w="7920" w:type="dxa"/>
                <w:gridSpan w:val="2"/>
                <w:shd w:val="clear" w:color="auto" w:fill="EDEDED" w:themeFill="accent3" w:themeFillTint="33"/>
                <w:vAlign w:val="bottom"/>
              </w:tcPr>
            </w:tcPrChange>
          </w:tcPr>
          <w:p w14:paraId="075820D8" w14:textId="5AAEDE24" w:rsidR="00C768C5" w:rsidRPr="00BB290D" w:rsidRDefault="00C768C5" w:rsidP="003706A9">
            <w:pPr>
              <w:spacing w:before="240"/>
              <w:jc w:val="center"/>
              <w:rPr>
                <w:i/>
                <w:iCs/>
                <w:sz w:val="18"/>
                <w:szCs w:val="18"/>
              </w:rPr>
              <w:pPrChange w:id="27" w:author="Diallo, Alpha Oumar (CDC/DDID/NCIRD/DVD)" w:date="2022-12-09T19:00:00Z">
                <w:pPr>
                  <w:jc w:val="center"/>
                </w:pPr>
              </w:pPrChange>
            </w:pPr>
            <w:r w:rsidRPr="00BB290D">
              <w:rPr>
                <w:rFonts w:ascii="Calibri" w:hAnsi="Calibri" w:cs="Calibri"/>
                <w:i/>
                <w:iCs/>
                <w:color w:val="000000"/>
                <w:sz w:val="18"/>
                <w:szCs w:val="18"/>
              </w:rPr>
              <w:t>Questionnaire</w:t>
            </w:r>
          </w:p>
        </w:tc>
      </w:tr>
      <w:tr w:rsidR="00C768C5" w:rsidRPr="00BB290D" w14:paraId="38020562" w14:textId="77777777" w:rsidTr="00A75765">
        <w:tc>
          <w:tcPr>
            <w:tcW w:w="1350" w:type="dxa"/>
            <w:tcPrChange w:id="28" w:author="Diallo, Alpha Oumar (CDC/DDID/NCIRD/DVD)" w:date="2022-12-09T19:30:00Z">
              <w:tcPr>
                <w:tcW w:w="1884" w:type="dxa"/>
              </w:tcPr>
            </w:tcPrChange>
          </w:tcPr>
          <w:p w14:paraId="295BF92F" w14:textId="389C8F48" w:rsidR="00C768C5" w:rsidRPr="00BB290D" w:rsidRDefault="00C768C5" w:rsidP="003E7D93">
            <w:pPr>
              <w:spacing w:before="240"/>
              <w:jc w:val="right"/>
              <w:rPr>
                <w:ins w:id="29" w:author="Diallo, Alpha Oumar (CDC/DDID/NCIRD/DVD)" w:date="2022-12-09T19:17:00Z"/>
                <w:rFonts w:ascii="Calibri" w:hAnsi="Calibri" w:cs="Calibri"/>
                <w:color w:val="000000"/>
                <w:sz w:val="18"/>
                <w:szCs w:val="18"/>
              </w:rPr>
              <w:pPrChange w:id="30" w:author="Diallo, Alpha Oumar (CDC/DDID/NCIRD/DVD)" w:date="2022-12-09T19:29:00Z">
                <w:pPr>
                  <w:spacing w:before="240"/>
                </w:pPr>
              </w:pPrChange>
            </w:pPr>
            <w:ins w:id="31" w:author="Diallo, Alpha Oumar (CDC/DDID/NCIRD/DVD)" w:date="2022-12-09T19:17:00Z">
              <w:r>
                <w:rPr>
                  <w:rFonts w:ascii="Calibri" w:hAnsi="Calibri" w:cs="Calibri"/>
                  <w:color w:val="000000"/>
                  <w:sz w:val="18"/>
                  <w:szCs w:val="18"/>
                </w:rPr>
                <w:t>X</w:t>
              </w:r>
            </w:ins>
          </w:p>
        </w:tc>
        <w:tc>
          <w:tcPr>
            <w:tcW w:w="2171" w:type="dxa"/>
            <w:tcPrChange w:id="32" w:author="Diallo, Alpha Oumar (CDC/DDID/NCIRD/DVD)" w:date="2022-12-09T19:30:00Z">
              <w:tcPr>
                <w:tcW w:w="1696" w:type="dxa"/>
              </w:tcPr>
            </w:tcPrChange>
          </w:tcPr>
          <w:p w14:paraId="6190A3EF" w14:textId="18D47367" w:rsidR="00C768C5" w:rsidRPr="00BB290D" w:rsidRDefault="00C768C5" w:rsidP="003706A9">
            <w:pPr>
              <w:spacing w:before="240"/>
              <w:rPr>
                <w:sz w:val="18"/>
                <w:szCs w:val="18"/>
              </w:rPr>
              <w:pPrChange w:id="33" w:author="Diallo, Alpha Oumar (CDC/DDID/NCIRD/DVD)" w:date="2022-12-09T19:00:00Z">
                <w:pPr/>
              </w:pPrChange>
            </w:pPr>
            <w:proofErr w:type="spellStart"/>
            <w:r w:rsidRPr="00BB290D">
              <w:rPr>
                <w:rFonts w:ascii="Calibri" w:hAnsi="Calibri" w:cs="Calibri"/>
                <w:color w:val="000000"/>
                <w:sz w:val="18"/>
                <w:szCs w:val="18"/>
              </w:rPr>
              <w:t>first_dose_yesno</w:t>
            </w:r>
            <w:proofErr w:type="spellEnd"/>
          </w:p>
        </w:tc>
        <w:tc>
          <w:tcPr>
            <w:tcW w:w="5119" w:type="dxa"/>
            <w:vAlign w:val="center"/>
            <w:tcPrChange w:id="34" w:author="Diallo, Alpha Oumar (CDC/DDID/NCIRD/DVD)" w:date="2022-12-09T19:30:00Z">
              <w:tcPr>
                <w:tcW w:w="6224" w:type="dxa"/>
                <w:vAlign w:val="center"/>
              </w:tcPr>
            </w:tcPrChange>
          </w:tcPr>
          <w:p w14:paraId="04EDF5F9" w14:textId="77777777" w:rsidR="00C768C5" w:rsidRPr="00BB290D" w:rsidRDefault="00C768C5" w:rsidP="003706A9">
            <w:pPr>
              <w:spacing w:before="240"/>
              <w:rPr>
                <w:sz w:val="18"/>
                <w:szCs w:val="18"/>
              </w:rPr>
              <w:pPrChange w:id="35" w:author="Diallo, Alpha Oumar (CDC/DDID/NCIRD/DVD)" w:date="2022-12-09T19:00:00Z">
                <w:pPr/>
              </w:pPrChange>
            </w:pPr>
            <w:r w:rsidRPr="00BB290D">
              <w:rPr>
                <w:rFonts w:ascii="Calibri" w:hAnsi="Calibri" w:cs="Calibri"/>
                <w:color w:val="000000"/>
                <w:sz w:val="18"/>
                <w:szCs w:val="18"/>
              </w:rPr>
              <w:t>Have you received a first dose of JYNNEOS monkeypox vaccine?</w:t>
            </w:r>
          </w:p>
        </w:tc>
      </w:tr>
      <w:tr w:rsidR="00C768C5" w:rsidRPr="00BB290D" w14:paraId="5AD8ED7C" w14:textId="77777777" w:rsidTr="00A75765">
        <w:tc>
          <w:tcPr>
            <w:tcW w:w="1350" w:type="dxa"/>
            <w:tcPrChange w:id="36" w:author="Diallo, Alpha Oumar (CDC/DDID/NCIRD/DVD)" w:date="2022-12-09T19:30:00Z">
              <w:tcPr>
                <w:tcW w:w="1884" w:type="dxa"/>
              </w:tcPr>
            </w:tcPrChange>
          </w:tcPr>
          <w:p w14:paraId="075DE086" w14:textId="77777777" w:rsidR="00C768C5" w:rsidRPr="00BB290D" w:rsidRDefault="00C768C5" w:rsidP="003E7D93">
            <w:pPr>
              <w:spacing w:before="240"/>
              <w:ind w:left="288"/>
              <w:jc w:val="right"/>
              <w:rPr>
                <w:ins w:id="37" w:author="Diallo, Alpha Oumar (CDC/DDID/NCIRD/DVD)" w:date="2022-12-09T19:17:00Z"/>
                <w:rFonts w:ascii="Calibri" w:hAnsi="Calibri" w:cs="Calibri"/>
                <w:color w:val="000000"/>
                <w:sz w:val="18"/>
                <w:szCs w:val="18"/>
              </w:rPr>
              <w:pPrChange w:id="38" w:author="Diallo, Alpha Oumar (CDC/DDID/NCIRD/DVD)" w:date="2022-12-09T19:29:00Z">
                <w:pPr>
                  <w:spacing w:before="240"/>
                  <w:ind w:left="288"/>
                </w:pPr>
              </w:pPrChange>
            </w:pPr>
          </w:p>
        </w:tc>
        <w:tc>
          <w:tcPr>
            <w:tcW w:w="2171" w:type="dxa"/>
            <w:tcPrChange w:id="39" w:author="Diallo, Alpha Oumar (CDC/DDID/NCIRD/DVD)" w:date="2022-12-09T19:30:00Z">
              <w:tcPr>
                <w:tcW w:w="1696" w:type="dxa"/>
              </w:tcPr>
            </w:tcPrChange>
          </w:tcPr>
          <w:p w14:paraId="409555B8" w14:textId="487338FB" w:rsidR="00C768C5" w:rsidRPr="00BB290D" w:rsidRDefault="00C768C5" w:rsidP="003706A9">
            <w:pPr>
              <w:spacing w:before="240"/>
              <w:ind w:left="288"/>
              <w:rPr>
                <w:sz w:val="18"/>
                <w:szCs w:val="18"/>
              </w:rPr>
              <w:pPrChange w:id="40" w:author="Diallo, Alpha Oumar (CDC/DDID/NCIRD/DVD)" w:date="2022-12-09T19:00:00Z">
                <w:pPr/>
              </w:pPrChange>
            </w:pPr>
            <w:proofErr w:type="spellStart"/>
            <w:r w:rsidRPr="00BB290D">
              <w:rPr>
                <w:rFonts w:ascii="Calibri" w:hAnsi="Calibri" w:cs="Calibri"/>
                <w:color w:val="000000"/>
                <w:sz w:val="18"/>
                <w:szCs w:val="18"/>
              </w:rPr>
              <w:t>first_dose_date</w:t>
            </w:r>
            <w:proofErr w:type="spellEnd"/>
          </w:p>
        </w:tc>
        <w:tc>
          <w:tcPr>
            <w:tcW w:w="5119" w:type="dxa"/>
            <w:vAlign w:val="center"/>
            <w:tcPrChange w:id="41" w:author="Diallo, Alpha Oumar (CDC/DDID/NCIRD/DVD)" w:date="2022-12-09T19:30:00Z">
              <w:tcPr>
                <w:tcW w:w="6224" w:type="dxa"/>
                <w:vAlign w:val="center"/>
              </w:tcPr>
            </w:tcPrChange>
          </w:tcPr>
          <w:p w14:paraId="3C065ADF" w14:textId="77777777" w:rsidR="00C768C5" w:rsidRPr="00BB290D" w:rsidRDefault="00C768C5" w:rsidP="003706A9">
            <w:pPr>
              <w:spacing w:before="240"/>
              <w:ind w:left="288"/>
              <w:rPr>
                <w:sz w:val="18"/>
                <w:szCs w:val="18"/>
              </w:rPr>
              <w:pPrChange w:id="42" w:author="Diallo, Alpha Oumar (CDC/DDID/NCIRD/DVD)" w:date="2022-12-09T19:00:00Z">
                <w:pPr/>
              </w:pPrChange>
            </w:pPr>
            <w:r w:rsidRPr="00BB290D">
              <w:rPr>
                <w:rFonts w:ascii="Calibri" w:hAnsi="Calibri" w:cs="Calibri"/>
                <w:color w:val="000000"/>
                <w:sz w:val="18"/>
                <w:szCs w:val="18"/>
              </w:rPr>
              <w:t>When did you receive your first monkeypox vaccine? If you can't remember the exact date, please provide your best guess.</w:t>
            </w:r>
          </w:p>
        </w:tc>
      </w:tr>
      <w:tr w:rsidR="00C768C5" w:rsidRPr="00BB290D" w14:paraId="2EAF3483" w14:textId="77777777" w:rsidTr="00A75765">
        <w:tc>
          <w:tcPr>
            <w:tcW w:w="1350" w:type="dxa"/>
            <w:tcPrChange w:id="43" w:author="Diallo, Alpha Oumar (CDC/DDID/NCIRD/DVD)" w:date="2022-12-09T19:30:00Z">
              <w:tcPr>
                <w:tcW w:w="1884" w:type="dxa"/>
              </w:tcPr>
            </w:tcPrChange>
          </w:tcPr>
          <w:p w14:paraId="09088BFE" w14:textId="69318FCD" w:rsidR="00C768C5" w:rsidRPr="00BB290D" w:rsidRDefault="00C768C5" w:rsidP="003E7D93">
            <w:pPr>
              <w:spacing w:before="240"/>
              <w:jc w:val="right"/>
              <w:rPr>
                <w:ins w:id="44" w:author="Diallo, Alpha Oumar (CDC/DDID/NCIRD/DVD)" w:date="2022-12-09T19:17:00Z"/>
                <w:rFonts w:ascii="Calibri" w:hAnsi="Calibri" w:cs="Calibri"/>
                <w:color w:val="000000"/>
                <w:sz w:val="18"/>
                <w:szCs w:val="18"/>
              </w:rPr>
              <w:pPrChange w:id="45" w:author="Diallo, Alpha Oumar (CDC/DDID/NCIRD/DVD)" w:date="2022-12-09T19:29:00Z">
                <w:pPr>
                  <w:spacing w:before="240"/>
                </w:pPr>
              </w:pPrChange>
            </w:pPr>
            <w:ins w:id="46" w:author="Diallo, Alpha Oumar (CDC/DDID/NCIRD/DVD)" w:date="2022-12-09T19:17:00Z">
              <w:r>
                <w:rPr>
                  <w:rFonts w:ascii="Calibri" w:hAnsi="Calibri" w:cs="Calibri"/>
                  <w:color w:val="000000"/>
                  <w:sz w:val="18"/>
                  <w:szCs w:val="18"/>
                </w:rPr>
                <w:t>X</w:t>
              </w:r>
            </w:ins>
          </w:p>
        </w:tc>
        <w:tc>
          <w:tcPr>
            <w:tcW w:w="2171" w:type="dxa"/>
            <w:tcPrChange w:id="47" w:author="Diallo, Alpha Oumar (CDC/DDID/NCIRD/DVD)" w:date="2022-12-09T19:30:00Z">
              <w:tcPr>
                <w:tcW w:w="1696" w:type="dxa"/>
              </w:tcPr>
            </w:tcPrChange>
          </w:tcPr>
          <w:p w14:paraId="4F1B8B08" w14:textId="377B1CB1" w:rsidR="00C768C5" w:rsidRPr="00BB290D" w:rsidRDefault="00C768C5" w:rsidP="003706A9">
            <w:pPr>
              <w:spacing w:before="240"/>
              <w:rPr>
                <w:sz w:val="18"/>
                <w:szCs w:val="18"/>
              </w:rPr>
              <w:pPrChange w:id="48" w:author="Diallo, Alpha Oumar (CDC/DDID/NCIRD/DVD)" w:date="2022-12-09T19:00:00Z">
                <w:pPr/>
              </w:pPrChange>
            </w:pPr>
            <w:proofErr w:type="spellStart"/>
            <w:r w:rsidRPr="00BB290D">
              <w:rPr>
                <w:rFonts w:ascii="Calibri" w:hAnsi="Calibri" w:cs="Calibri"/>
                <w:color w:val="000000"/>
                <w:sz w:val="18"/>
                <w:szCs w:val="18"/>
              </w:rPr>
              <w:t>second_dose_yesno</w:t>
            </w:r>
            <w:proofErr w:type="spellEnd"/>
          </w:p>
        </w:tc>
        <w:tc>
          <w:tcPr>
            <w:tcW w:w="5119" w:type="dxa"/>
            <w:vAlign w:val="center"/>
            <w:tcPrChange w:id="49" w:author="Diallo, Alpha Oumar (CDC/DDID/NCIRD/DVD)" w:date="2022-12-09T19:30:00Z">
              <w:tcPr>
                <w:tcW w:w="6224" w:type="dxa"/>
                <w:vAlign w:val="center"/>
              </w:tcPr>
            </w:tcPrChange>
          </w:tcPr>
          <w:p w14:paraId="6EB19BB4" w14:textId="77777777" w:rsidR="00C768C5" w:rsidRPr="00BB290D" w:rsidRDefault="00C768C5" w:rsidP="003706A9">
            <w:pPr>
              <w:spacing w:before="240"/>
              <w:rPr>
                <w:sz w:val="18"/>
                <w:szCs w:val="18"/>
              </w:rPr>
              <w:pPrChange w:id="50" w:author="Diallo, Alpha Oumar (CDC/DDID/NCIRD/DVD)" w:date="2022-12-09T19:00:00Z">
                <w:pPr/>
              </w:pPrChange>
            </w:pPr>
            <w:r w:rsidRPr="00BB290D">
              <w:rPr>
                <w:rFonts w:ascii="Calibri" w:hAnsi="Calibri" w:cs="Calibri"/>
                <w:color w:val="000000"/>
                <w:sz w:val="18"/>
                <w:szCs w:val="18"/>
              </w:rPr>
              <w:t>Have you received a second dose of JYNNEOS monkeypox vaccine?</w:t>
            </w:r>
          </w:p>
        </w:tc>
      </w:tr>
      <w:tr w:rsidR="00C768C5" w:rsidRPr="00BB290D" w14:paraId="1FFADA1F" w14:textId="77777777" w:rsidTr="00A75765">
        <w:tc>
          <w:tcPr>
            <w:tcW w:w="1350" w:type="dxa"/>
            <w:tcPrChange w:id="51" w:author="Diallo, Alpha Oumar (CDC/DDID/NCIRD/DVD)" w:date="2022-12-09T19:30:00Z">
              <w:tcPr>
                <w:tcW w:w="1884" w:type="dxa"/>
              </w:tcPr>
            </w:tcPrChange>
          </w:tcPr>
          <w:p w14:paraId="2350555C" w14:textId="77777777" w:rsidR="00C768C5" w:rsidRPr="00BB290D" w:rsidRDefault="00C768C5" w:rsidP="003E7D93">
            <w:pPr>
              <w:spacing w:before="240"/>
              <w:ind w:left="288"/>
              <w:jc w:val="right"/>
              <w:rPr>
                <w:ins w:id="52" w:author="Diallo, Alpha Oumar (CDC/DDID/NCIRD/DVD)" w:date="2022-12-09T19:17:00Z"/>
                <w:rFonts w:ascii="Calibri" w:hAnsi="Calibri" w:cs="Calibri"/>
                <w:color w:val="000000"/>
                <w:sz w:val="18"/>
                <w:szCs w:val="18"/>
              </w:rPr>
              <w:pPrChange w:id="53" w:author="Diallo, Alpha Oumar (CDC/DDID/NCIRD/DVD)" w:date="2022-12-09T19:29:00Z">
                <w:pPr>
                  <w:spacing w:before="240"/>
                  <w:ind w:left="288"/>
                </w:pPr>
              </w:pPrChange>
            </w:pPr>
          </w:p>
        </w:tc>
        <w:tc>
          <w:tcPr>
            <w:tcW w:w="2171" w:type="dxa"/>
            <w:tcPrChange w:id="54" w:author="Diallo, Alpha Oumar (CDC/DDID/NCIRD/DVD)" w:date="2022-12-09T19:30:00Z">
              <w:tcPr>
                <w:tcW w:w="1696" w:type="dxa"/>
              </w:tcPr>
            </w:tcPrChange>
          </w:tcPr>
          <w:p w14:paraId="127E63A1" w14:textId="27EF5303" w:rsidR="00C768C5" w:rsidRPr="00BB290D" w:rsidRDefault="00C768C5" w:rsidP="003706A9">
            <w:pPr>
              <w:spacing w:before="240"/>
              <w:ind w:left="288"/>
              <w:rPr>
                <w:sz w:val="18"/>
                <w:szCs w:val="18"/>
              </w:rPr>
              <w:pPrChange w:id="55" w:author="Diallo, Alpha Oumar (CDC/DDID/NCIRD/DVD)" w:date="2022-12-09T19:00:00Z">
                <w:pPr/>
              </w:pPrChange>
            </w:pPr>
            <w:proofErr w:type="spellStart"/>
            <w:r w:rsidRPr="00BB290D">
              <w:rPr>
                <w:rFonts w:ascii="Calibri" w:hAnsi="Calibri" w:cs="Calibri"/>
                <w:color w:val="000000"/>
                <w:sz w:val="18"/>
                <w:szCs w:val="18"/>
              </w:rPr>
              <w:t>second_dose_date</w:t>
            </w:r>
            <w:proofErr w:type="spellEnd"/>
          </w:p>
        </w:tc>
        <w:tc>
          <w:tcPr>
            <w:tcW w:w="5119" w:type="dxa"/>
            <w:vAlign w:val="center"/>
            <w:tcPrChange w:id="56" w:author="Diallo, Alpha Oumar (CDC/DDID/NCIRD/DVD)" w:date="2022-12-09T19:30:00Z">
              <w:tcPr>
                <w:tcW w:w="6224" w:type="dxa"/>
                <w:vAlign w:val="center"/>
              </w:tcPr>
            </w:tcPrChange>
          </w:tcPr>
          <w:p w14:paraId="15C0C965" w14:textId="77777777" w:rsidR="00C768C5" w:rsidRPr="00BB290D" w:rsidRDefault="00C768C5" w:rsidP="003706A9">
            <w:pPr>
              <w:spacing w:before="240"/>
              <w:ind w:left="288"/>
              <w:rPr>
                <w:sz w:val="18"/>
                <w:szCs w:val="18"/>
              </w:rPr>
              <w:pPrChange w:id="57" w:author="Diallo, Alpha Oumar (CDC/DDID/NCIRD/DVD)" w:date="2022-12-09T19:00:00Z">
                <w:pPr/>
              </w:pPrChange>
            </w:pPr>
            <w:r w:rsidRPr="00BB290D">
              <w:rPr>
                <w:rFonts w:ascii="Calibri" w:hAnsi="Calibri" w:cs="Calibri"/>
                <w:color w:val="000000"/>
                <w:sz w:val="18"/>
                <w:szCs w:val="18"/>
              </w:rPr>
              <w:t>When did you receive your second monkeypox vaccine? If you can't remember the exact date, please provide your best guess.</w:t>
            </w:r>
          </w:p>
        </w:tc>
      </w:tr>
      <w:tr w:rsidR="00C768C5" w:rsidRPr="00BB290D" w14:paraId="6B91B8AD" w14:textId="77777777" w:rsidTr="00A75765">
        <w:tc>
          <w:tcPr>
            <w:tcW w:w="1350" w:type="dxa"/>
            <w:tcPrChange w:id="58" w:author="Diallo, Alpha Oumar (CDC/DDID/NCIRD/DVD)" w:date="2022-12-09T19:30:00Z">
              <w:tcPr>
                <w:tcW w:w="1884" w:type="dxa"/>
              </w:tcPr>
            </w:tcPrChange>
          </w:tcPr>
          <w:p w14:paraId="59EF8559" w14:textId="5317A896" w:rsidR="00C768C5" w:rsidRPr="00BB290D" w:rsidRDefault="00C768C5" w:rsidP="003E7D93">
            <w:pPr>
              <w:spacing w:before="240"/>
              <w:jc w:val="right"/>
              <w:rPr>
                <w:ins w:id="59" w:author="Diallo, Alpha Oumar (CDC/DDID/NCIRD/DVD)" w:date="2022-12-09T19:17:00Z"/>
                <w:rFonts w:ascii="Calibri" w:hAnsi="Calibri" w:cs="Calibri"/>
                <w:color w:val="000000"/>
                <w:sz w:val="18"/>
                <w:szCs w:val="18"/>
              </w:rPr>
              <w:pPrChange w:id="60" w:author="Diallo, Alpha Oumar (CDC/DDID/NCIRD/DVD)" w:date="2022-12-09T19:29:00Z">
                <w:pPr>
                  <w:spacing w:before="240"/>
                </w:pPr>
              </w:pPrChange>
            </w:pPr>
            <w:ins w:id="61" w:author="Diallo, Alpha Oumar (CDC/DDID/NCIRD/DVD)" w:date="2022-12-09T19:18:00Z">
              <w:r>
                <w:rPr>
                  <w:rFonts w:ascii="Calibri" w:hAnsi="Calibri" w:cs="Calibri"/>
                  <w:color w:val="000000"/>
                  <w:sz w:val="18"/>
                  <w:szCs w:val="18"/>
                </w:rPr>
                <w:t>X</w:t>
              </w:r>
            </w:ins>
          </w:p>
        </w:tc>
        <w:tc>
          <w:tcPr>
            <w:tcW w:w="2171" w:type="dxa"/>
            <w:tcPrChange w:id="62" w:author="Diallo, Alpha Oumar (CDC/DDID/NCIRD/DVD)" w:date="2022-12-09T19:30:00Z">
              <w:tcPr>
                <w:tcW w:w="1696" w:type="dxa"/>
              </w:tcPr>
            </w:tcPrChange>
          </w:tcPr>
          <w:p w14:paraId="758E941A" w14:textId="5BE777E5" w:rsidR="00C768C5" w:rsidRPr="00BB290D" w:rsidRDefault="00C768C5" w:rsidP="003706A9">
            <w:pPr>
              <w:spacing w:before="240"/>
              <w:rPr>
                <w:sz w:val="18"/>
                <w:szCs w:val="18"/>
              </w:rPr>
              <w:pPrChange w:id="63" w:author="Diallo, Alpha Oumar (CDC/DDID/NCIRD/DVD)" w:date="2022-12-09T19:00:00Z">
                <w:pPr/>
              </w:pPrChange>
            </w:pPr>
            <w:proofErr w:type="spellStart"/>
            <w:r w:rsidRPr="00BB290D">
              <w:rPr>
                <w:rFonts w:ascii="Calibri" w:hAnsi="Calibri" w:cs="Calibri"/>
                <w:color w:val="000000"/>
                <w:sz w:val="18"/>
                <w:szCs w:val="18"/>
              </w:rPr>
              <w:t>symptoms_yesno</w:t>
            </w:r>
            <w:proofErr w:type="spellEnd"/>
          </w:p>
        </w:tc>
        <w:tc>
          <w:tcPr>
            <w:tcW w:w="5119" w:type="dxa"/>
            <w:vAlign w:val="center"/>
            <w:tcPrChange w:id="64" w:author="Diallo, Alpha Oumar (CDC/DDID/NCIRD/DVD)" w:date="2022-12-09T19:30:00Z">
              <w:tcPr>
                <w:tcW w:w="6224" w:type="dxa"/>
                <w:vAlign w:val="center"/>
              </w:tcPr>
            </w:tcPrChange>
          </w:tcPr>
          <w:p w14:paraId="79D4962A" w14:textId="77777777" w:rsidR="00C768C5" w:rsidRPr="00BB290D" w:rsidRDefault="00C768C5" w:rsidP="003706A9">
            <w:pPr>
              <w:spacing w:before="240"/>
              <w:rPr>
                <w:sz w:val="18"/>
                <w:szCs w:val="18"/>
              </w:rPr>
              <w:pPrChange w:id="65" w:author="Diallo, Alpha Oumar (CDC/DDID/NCIRD/DVD)" w:date="2022-12-09T19:00:00Z">
                <w:pPr/>
              </w:pPrChange>
            </w:pPr>
            <w:r w:rsidRPr="00BB290D">
              <w:rPr>
                <w:rFonts w:ascii="Calibri" w:hAnsi="Calibri" w:cs="Calibri"/>
                <w:color w:val="000000"/>
                <w:sz w:val="18"/>
                <w:szCs w:val="18"/>
              </w:rPr>
              <w:t>Have you ever had symptoms consistent with monkeypox, such as a rash or skin lesions?</w:t>
            </w:r>
          </w:p>
        </w:tc>
      </w:tr>
      <w:tr w:rsidR="00C768C5" w:rsidRPr="00BB290D" w14:paraId="752F773E" w14:textId="77777777" w:rsidTr="00A75765">
        <w:tc>
          <w:tcPr>
            <w:tcW w:w="1350" w:type="dxa"/>
            <w:tcPrChange w:id="66" w:author="Diallo, Alpha Oumar (CDC/DDID/NCIRD/DVD)" w:date="2022-12-09T19:30:00Z">
              <w:tcPr>
                <w:tcW w:w="1884" w:type="dxa"/>
              </w:tcPr>
            </w:tcPrChange>
          </w:tcPr>
          <w:p w14:paraId="08107775" w14:textId="77777777" w:rsidR="00C768C5" w:rsidRPr="00BB290D" w:rsidRDefault="00C768C5" w:rsidP="003E7D93">
            <w:pPr>
              <w:spacing w:before="240"/>
              <w:ind w:left="288"/>
              <w:jc w:val="right"/>
              <w:rPr>
                <w:ins w:id="67" w:author="Diallo, Alpha Oumar (CDC/DDID/NCIRD/DVD)" w:date="2022-12-09T19:17:00Z"/>
                <w:rFonts w:ascii="Calibri" w:hAnsi="Calibri" w:cs="Calibri"/>
                <w:color w:val="000000"/>
                <w:sz w:val="18"/>
                <w:szCs w:val="18"/>
              </w:rPr>
              <w:pPrChange w:id="68" w:author="Diallo, Alpha Oumar (CDC/DDID/NCIRD/DVD)" w:date="2022-12-09T19:29:00Z">
                <w:pPr>
                  <w:spacing w:before="240"/>
                  <w:ind w:left="288"/>
                </w:pPr>
              </w:pPrChange>
            </w:pPr>
          </w:p>
        </w:tc>
        <w:tc>
          <w:tcPr>
            <w:tcW w:w="2171" w:type="dxa"/>
            <w:tcPrChange w:id="69" w:author="Diallo, Alpha Oumar (CDC/DDID/NCIRD/DVD)" w:date="2022-12-09T19:30:00Z">
              <w:tcPr>
                <w:tcW w:w="1696" w:type="dxa"/>
              </w:tcPr>
            </w:tcPrChange>
          </w:tcPr>
          <w:p w14:paraId="5066A295" w14:textId="54DB9C85" w:rsidR="00C768C5" w:rsidRPr="00170B82" w:rsidRDefault="00C768C5" w:rsidP="003706A9">
            <w:pPr>
              <w:spacing w:before="240"/>
              <w:ind w:left="288"/>
              <w:rPr>
                <w:rFonts w:ascii="Calibri" w:hAnsi="Calibri" w:cs="Calibri"/>
                <w:color w:val="000000"/>
                <w:sz w:val="18"/>
                <w:szCs w:val="18"/>
                <w:rPrChange w:id="70" w:author="Diallo, Alpha Oumar (CDC/DDID/NCIRD/DVD)" w:date="2022-12-09T18:40:00Z">
                  <w:rPr>
                    <w:sz w:val="18"/>
                    <w:szCs w:val="18"/>
                  </w:rPr>
                </w:rPrChange>
              </w:rPr>
              <w:pPrChange w:id="71" w:author="Diallo, Alpha Oumar (CDC/DDID/NCIRD/DVD)" w:date="2022-12-09T19:00:00Z">
                <w:pPr/>
              </w:pPrChange>
            </w:pPr>
            <w:proofErr w:type="spellStart"/>
            <w:r w:rsidRPr="00BB290D">
              <w:rPr>
                <w:rFonts w:ascii="Calibri" w:hAnsi="Calibri" w:cs="Calibri"/>
                <w:color w:val="000000"/>
                <w:sz w:val="18"/>
                <w:szCs w:val="18"/>
              </w:rPr>
              <w:t>symptoms_date</w:t>
            </w:r>
            <w:proofErr w:type="spellEnd"/>
          </w:p>
        </w:tc>
        <w:tc>
          <w:tcPr>
            <w:tcW w:w="5119" w:type="dxa"/>
            <w:vAlign w:val="center"/>
            <w:tcPrChange w:id="72" w:author="Diallo, Alpha Oumar (CDC/DDID/NCIRD/DVD)" w:date="2022-12-09T19:30:00Z">
              <w:tcPr>
                <w:tcW w:w="6224" w:type="dxa"/>
                <w:vAlign w:val="center"/>
              </w:tcPr>
            </w:tcPrChange>
          </w:tcPr>
          <w:p w14:paraId="0C7810F6" w14:textId="77777777" w:rsidR="00C768C5" w:rsidRPr="00170B82" w:rsidRDefault="00C768C5" w:rsidP="003706A9">
            <w:pPr>
              <w:spacing w:before="240"/>
              <w:ind w:left="288"/>
              <w:rPr>
                <w:rFonts w:ascii="Calibri" w:hAnsi="Calibri" w:cs="Calibri"/>
                <w:color w:val="000000"/>
                <w:sz w:val="18"/>
                <w:szCs w:val="18"/>
                <w:rPrChange w:id="73" w:author="Diallo, Alpha Oumar (CDC/DDID/NCIRD/DVD)" w:date="2022-12-09T18:40:00Z">
                  <w:rPr>
                    <w:sz w:val="18"/>
                    <w:szCs w:val="18"/>
                  </w:rPr>
                </w:rPrChange>
              </w:rPr>
              <w:pPrChange w:id="74" w:author="Diallo, Alpha Oumar (CDC/DDID/NCIRD/DVD)" w:date="2022-12-09T19:00:00Z">
                <w:pPr/>
              </w:pPrChange>
            </w:pPr>
            <w:r w:rsidRPr="00BB290D">
              <w:rPr>
                <w:rFonts w:ascii="Calibri" w:hAnsi="Calibri" w:cs="Calibri"/>
                <w:color w:val="000000"/>
                <w:sz w:val="18"/>
                <w:szCs w:val="18"/>
              </w:rPr>
              <w:t>What was the date that you first started experiencing symptoms or got a rash or skin lesions? (If you can't remember the exact date, please provide your best guess.)</w:t>
            </w:r>
          </w:p>
        </w:tc>
      </w:tr>
      <w:tr w:rsidR="00C768C5" w:rsidRPr="00BB290D" w14:paraId="0F0C078F" w14:textId="77777777" w:rsidTr="00A75765">
        <w:trPr>
          <w:ins w:id="75" w:author="Diallo, Alpha Oumar (CDC/DDID/NCIRD/DVD)" w:date="2022-12-08T17:04:00Z"/>
        </w:trPr>
        <w:tc>
          <w:tcPr>
            <w:tcW w:w="1350" w:type="dxa"/>
            <w:tcPrChange w:id="76" w:author="Diallo, Alpha Oumar (CDC/DDID/NCIRD/DVD)" w:date="2022-12-09T19:30:00Z">
              <w:tcPr>
                <w:tcW w:w="1884" w:type="dxa"/>
              </w:tcPr>
            </w:tcPrChange>
          </w:tcPr>
          <w:p w14:paraId="36737B78" w14:textId="4DAB531D" w:rsidR="00C768C5" w:rsidRPr="004333FF" w:rsidRDefault="00C768C5" w:rsidP="003E7D93">
            <w:pPr>
              <w:spacing w:before="240"/>
              <w:jc w:val="right"/>
              <w:rPr>
                <w:ins w:id="77" w:author="Diallo, Alpha Oumar (CDC/DDID/NCIRD/DVD)" w:date="2022-12-09T19:17:00Z"/>
                <w:rFonts w:ascii="Calibri" w:hAnsi="Calibri" w:cs="Calibri"/>
                <w:color w:val="000000"/>
                <w:sz w:val="18"/>
                <w:szCs w:val="18"/>
                <w:highlight w:val="yellow"/>
                <w:rPrChange w:id="78" w:author="Diallo, Alpha Oumar (CDC/DDID/NCIRD/DVD)" w:date="2022-12-08T17:05:00Z">
                  <w:rPr>
                    <w:ins w:id="79" w:author="Diallo, Alpha Oumar (CDC/DDID/NCIRD/DVD)" w:date="2022-12-09T19:17:00Z"/>
                    <w:rFonts w:ascii="Calibri" w:hAnsi="Calibri" w:cs="Calibri"/>
                    <w:color w:val="000000"/>
                    <w:sz w:val="18"/>
                    <w:szCs w:val="18"/>
                    <w:highlight w:val="yellow"/>
                  </w:rPr>
                </w:rPrChange>
              </w:rPr>
              <w:pPrChange w:id="80" w:author="Diallo, Alpha Oumar (CDC/DDID/NCIRD/DVD)" w:date="2022-12-09T19:29:00Z">
                <w:pPr>
                  <w:spacing w:before="240"/>
                </w:pPr>
              </w:pPrChange>
            </w:pPr>
            <w:ins w:id="81" w:author="Diallo, Alpha Oumar (CDC/DDID/NCIRD/DVD)" w:date="2022-12-09T19:18:00Z">
              <w:r>
                <w:rPr>
                  <w:rFonts w:ascii="Calibri" w:hAnsi="Calibri" w:cs="Calibri"/>
                  <w:color w:val="000000"/>
                  <w:sz w:val="18"/>
                  <w:szCs w:val="18"/>
                  <w:highlight w:val="yellow"/>
                </w:rPr>
                <w:t>X</w:t>
              </w:r>
            </w:ins>
          </w:p>
        </w:tc>
        <w:tc>
          <w:tcPr>
            <w:tcW w:w="2171" w:type="dxa"/>
            <w:tcPrChange w:id="82" w:author="Diallo, Alpha Oumar (CDC/DDID/NCIRD/DVD)" w:date="2022-12-09T19:30:00Z">
              <w:tcPr>
                <w:tcW w:w="1696" w:type="dxa"/>
              </w:tcPr>
            </w:tcPrChange>
          </w:tcPr>
          <w:p w14:paraId="3835E983" w14:textId="7AC36E82" w:rsidR="00C768C5" w:rsidRPr="004333FF" w:rsidRDefault="00C768C5" w:rsidP="003706A9">
            <w:pPr>
              <w:spacing w:before="240"/>
              <w:rPr>
                <w:ins w:id="83" w:author="Diallo, Alpha Oumar (CDC/DDID/NCIRD/DVD)" w:date="2022-12-08T17:04:00Z"/>
                <w:rFonts w:ascii="Calibri" w:hAnsi="Calibri" w:cs="Calibri"/>
                <w:color w:val="000000"/>
                <w:sz w:val="18"/>
                <w:szCs w:val="18"/>
                <w:highlight w:val="yellow"/>
                <w:rPrChange w:id="84" w:author="Diallo, Alpha Oumar (CDC/DDID/NCIRD/DVD)" w:date="2022-12-08T17:05:00Z">
                  <w:rPr>
                    <w:ins w:id="85" w:author="Diallo, Alpha Oumar (CDC/DDID/NCIRD/DVD)" w:date="2022-12-08T17:04:00Z"/>
                    <w:rFonts w:ascii="Calibri" w:hAnsi="Calibri" w:cs="Calibri"/>
                    <w:color w:val="000000"/>
                    <w:sz w:val="18"/>
                    <w:szCs w:val="18"/>
                  </w:rPr>
                </w:rPrChange>
              </w:rPr>
              <w:pPrChange w:id="86" w:author="Diallo, Alpha Oumar (CDC/DDID/NCIRD/DVD)" w:date="2022-12-09T19:00:00Z">
                <w:pPr/>
              </w:pPrChange>
            </w:pPr>
            <w:proofErr w:type="spellStart"/>
            <w:ins w:id="87" w:author="Diallo, Alpha Oumar (CDC/DDID/NCIRD/DVD)" w:date="2022-12-08T17:05:00Z">
              <w:r w:rsidRPr="004333FF">
                <w:rPr>
                  <w:rFonts w:ascii="Calibri" w:hAnsi="Calibri" w:cs="Calibri"/>
                  <w:color w:val="000000"/>
                  <w:sz w:val="18"/>
                  <w:szCs w:val="18"/>
                  <w:highlight w:val="yellow"/>
                  <w:rPrChange w:id="88" w:author="Diallo, Alpha Oumar (CDC/DDID/NCIRD/DVD)" w:date="2022-12-08T17:05:00Z">
                    <w:rPr>
                      <w:rFonts w:ascii="Calibri" w:hAnsi="Calibri" w:cs="Calibri"/>
                      <w:color w:val="000000"/>
                      <w:sz w:val="18"/>
                      <w:szCs w:val="18"/>
                    </w:rPr>
                  </w:rPrChange>
                </w:rPr>
                <w:t>Provider_dx</w:t>
              </w:r>
            </w:ins>
            <w:proofErr w:type="spellEnd"/>
          </w:p>
        </w:tc>
        <w:tc>
          <w:tcPr>
            <w:tcW w:w="5119" w:type="dxa"/>
            <w:vAlign w:val="center"/>
            <w:tcPrChange w:id="89" w:author="Diallo, Alpha Oumar (CDC/DDID/NCIRD/DVD)" w:date="2022-12-09T19:30:00Z">
              <w:tcPr>
                <w:tcW w:w="6224" w:type="dxa"/>
                <w:vAlign w:val="center"/>
              </w:tcPr>
            </w:tcPrChange>
          </w:tcPr>
          <w:p w14:paraId="074C23F4" w14:textId="5B8AAA1A" w:rsidR="00C768C5" w:rsidRPr="004333FF" w:rsidRDefault="00C768C5" w:rsidP="003706A9">
            <w:pPr>
              <w:spacing w:before="240"/>
              <w:rPr>
                <w:ins w:id="90" w:author="Diallo, Alpha Oumar (CDC/DDID/NCIRD/DVD)" w:date="2022-12-08T17:04:00Z"/>
                <w:rFonts w:ascii="Calibri" w:hAnsi="Calibri" w:cs="Calibri"/>
                <w:color w:val="000000"/>
                <w:sz w:val="18"/>
                <w:szCs w:val="18"/>
                <w:highlight w:val="yellow"/>
                <w:rPrChange w:id="91" w:author="Diallo, Alpha Oumar (CDC/DDID/NCIRD/DVD)" w:date="2022-12-08T17:05:00Z">
                  <w:rPr>
                    <w:ins w:id="92" w:author="Diallo, Alpha Oumar (CDC/DDID/NCIRD/DVD)" w:date="2022-12-08T17:04:00Z"/>
                    <w:rFonts w:ascii="Calibri" w:hAnsi="Calibri" w:cs="Calibri"/>
                    <w:color w:val="000000"/>
                    <w:sz w:val="18"/>
                    <w:szCs w:val="18"/>
                  </w:rPr>
                </w:rPrChange>
              </w:rPr>
              <w:pPrChange w:id="93" w:author="Diallo, Alpha Oumar (CDC/DDID/NCIRD/DVD)" w:date="2022-12-09T19:00:00Z">
                <w:pPr/>
              </w:pPrChange>
            </w:pPr>
            <w:ins w:id="94" w:author="Diallo, Alpha Oumar (CDC/DDID/NCIRD/DVD)" w:date="2022-12-08T17:04:00Z">
              <w:r w:rsidRPr="004333FF">
                <w:rPr>
                  <w:rFonts w:ascii="Calibri" w:hAnsi="Calibri" w:cs="Calibri"/>
                  <w:color w:val="000000"/>
                  <w:sz w:val="18"/>
                  <w:szCs w:val="18"/>
                  <w:highlight w:val="yellow"/>
                  <w:rPrChange w:id="95" w:author="Diallo, Alpha Oumar (CDC/DDID/NCIRD/DVD)" w:date="2022-12-08T17:05:00Z">
                    <w:rPr>
                      <w:rFonts w:ascii="Calibri" w:hAnsi="Calibri" w:cs="Calibri"/>
                      <w:color w:val="000000"/>
                      <w:sz w:val="18"/>
                      <w:szCs w:val="18"/>
                    </w:rPr>
                  </w:rPrChange>
                </w:rPr>
                <w:t>Have you ever been told by a doctor or healthcare provider that you have monkeypox?</w:t>
              </w:r>
            </w:ins>
          </w:p>
        </w:tc>
      </w:tr>
      <w:tr w:rsidR="00C768C5" w:rsidRPr="00BB290D" w14:paraId="6FEF6C50" w14:textId="77777777" w:rsidTr="00A75765">
        <w:tc>
          <w:tcPr>
            <w:tcW w:w="1350" w:type="dxa"/>
            <w:tcPrChange w:id="96" w:author="Diallo, Alpha Oumar (CDC/DDID/NCIRD/DVD)" w:date="2022-12-09T19:30:00Z">
              <w:tcPr>
                <w:tcW w:w="1884" w:type="dxa"/>
              </w:tcPr>
            </w:tcPrChange>
          </w:tcPr>
          <w:p w14:paraId="51271F76" w14:textId="40A06A75" w:rsidR="00C768C5" w:rsidRPr="00BB290D" w:rsidRDefault="00C768C5" w:rsidP="003E7D93">
            <w:pPr>
              <w:spacing w:before="240"/>
              <w:jc w:val="right"/>
              <w:rPr>
                <w:ins w:id="97" w:author="Diallo, Alpha Oumar (CDC/DDID/NCIRD/DVD)" w:date="2022-12-09T19:17:00Z"/>
                <w:rFonts w:ascii="Calibri" w:hAnsi="Calibri" w:cs="Calibri"/>
                <w:color w:val="000000"/>
                <w:sz w:val="18"/>
                <w:szCs w:val="18"/>
              </w:rPr>
              <w:pPrChange w:id="98" w:author="Diallo, Alpha Oumar (CDC/DDID/NCIRD/DVD)" w:date="2022-12-09T19:29:00Z">
                <w:pPr>
                  <w:spacing w:before="240"/>
                </w:pPr>
              </w:pPrChange>
            </w:pPr>
            <w:ins w:id="99" w:author="Diallo, Alpha Oumar (CDC/DDID/NCIRD/DVD)" w:date="2022-12-09T19:18:00Z">
              <w:r>
                <w:rPr>
                  <w:rFonts w:ascii="Calibri" w:hAnsi="Calibri" w:cs="Calibri"/>
                  <w:color w:val="000000"/>
                  <w:sz w:val="18"/>
                  <w:szCs w:val="18"/>
                </w:rPr>
                <w:t>X</w:t>
              </w:r>
            </w:ins>
          </w:p>
        </w:tc>
        <w:tc>
          <w:tcPr>
            <w:tcW w:w="2171" w:type="dxa"/>
            <w:tcPrChange w:id="100" w:author="Diallo, Alpha Oumar (CDC/DDID/NCIRD/DVD)" w:date="2022-12-09T19:30:00Z">
              <w:tcPr>
                <w:tcW w:w="1696" w:type="dxa"/>
              </w:tcPr>
            </w:tcPrChange>
          </w:tcPr>
          <w:p w14:paraId="38FE8979" w14:textId="07548962" w:rsidR="00C768C5" w:rsidRPr="00BB290D" w:rsidRDefault="00C768C5" w:rsidP="003706A9">
            <w:pPr>
              <w:spacing w:before="240"/>
              <w:rPr>
                <w:sz w:val="18"/>
                <w:szCs w:val="18"/>
              </w:rPr>
              <w:pPrChange w:id="101" w:author="Diallo, Alpha Oumar (CDC/DDID/NCIRD/DVD)" w:date="2022-12-09T19:00:00Z">
                <w:pPr/>
              </w:pPrChange>
            </w:pPr>
            <w:proofErr w:type="spellStart"/>
            <w:r w:rsidRPr="00BB290D">
              <w:rPr>
                <w:rFonts w:ascii="Calibri" w:hAnsi="Calibri" w:cs="Calibri"/>
                <w:color w:val="000000"/>
                <w:sz w:val="18"/>
                <w:szCs w:val="18"/>
              </w:rPr>
              <w:t>clinic_yesno</w:t>
            </w:r>
            <w:proofErr w:type="spellEnd"/>
          </w:p>
        </w:tc>
        <w:tc>
          <w:tcPr>
            <w:tcW w:w="5119" w:type="dxa"/>
            <w:vAlign w:val="center"/>
            <w:tcPrChange w:id="102" w:author="Diallo, Alpha Oumar (CDC/DDID/NCIRD/DVD)" w:date="2022-12-09T19:30:00Z">
              <w:tcPr>
                <w:tcW w:w="6224" w:type="dxa"/>
                <w:vAlign w:val="center"/>
              </w:tcPr>
            </w:tcPrChange>
          </w:tcPr>
          <w:p w14:paraId="17ECBBDB" w14:textId="77777777" w:rsidR="00C768C5" w:rsidRPr="00BB290D" w:rsidRDefault="00C768C5" w:rsidP="003706A9">
            <w:pPr>
              <w:spacing w:before="240"/>
              <w:rPr>
                <w:sz w:val="18"/>
                <w:szCs w:val="18"/>
              </w:rPr>
              <w:pPrChange w:id="103" w:author="Diallo, Alpha Oumar (CDC/DDID/NCIRD/DVD)" w:date="2022-12-09T19:00:00Z">
                <w:pPr/>
              </w:pPrChange>
            </w:pPr>
            <w:r w:rsidRPr="00BB290D">
              <w:rPr>
                <w:rFonts w:ascii="Calibri" w:hAnsi="Calibri" w:cs="Calibri"/>
                <w:color w:val="000000"/>
                <w:sz w:val="18"/>
                <w:szCs w:val="18"/>
              </w:rPr>
              <w:t>Have you ever been told by a doctor or healthcare provider that you have monkeypox?</w:t>
            </w:r>
          </w:p>
        </w:tc>
      </w:tr>
      <w:tr w:rsidR="00C768C5" w:rsidRPr="00BB290D" w14:paraId="543B22C3" w14:textId="77777777" w:rsidTr="00A75765">
        <w:tc>
          <w:tcPr>
            <w:tcW w:w="1350" w:type="dxa"/>
            <w:tcBorders>
              <w:bottom w:val="single" w:sz="4" w:space="0" w:color="auto"/>
            </w:tcBorders>
            <w:tcPrChange w:id="104" w:author="Diallo, Alpha Oumar (CDC/DDID/NCIRD/DVD)" w:date="2022-12-09T19:30:00Z">
              <w:tcPr>
                <w:tcW w:w="1884" w:type="dxa"/>
                <w:tcBorders>
                  <w:bottom w:val="single" w:sz="4" w:space="0" w:color="auto"/>
                </w:tcBorders>
              </w:tcPr>
            </w:tcPrChange>
          </w:tcPr>
          <w:p w14:paraId="37743727" w14:textId="77777777" w:rsidR="00C768C5" w:rsidRPr="00BB290D" w:rsidRDefault="00C768C5" w:rsidP="003E7D93">
            <w:pPr>
              <w:spacing w:before="240"/>
              <w:ind w:left="288"/>
              <w:jc w:val="right"/>
              <w:rPr>
                <w:ins w:id="105" w:author="Diallo, Alpha Oumar (CDC/DDID/NCIRD/DVD)" w:date="2022-12-09T19:17:00Z"/>
                <w:rFonts w:ascii="Calibri" w:hAnsi="Calibri" w:cs="Calibri"/>
                <w:color w:val="000000"/>
                <w:sz w:val="18"/>
                <w:szCs w:val="18"/>
              </w:rPr>
              <w:pPrChange w:id="106" w:author="Diallo, Alpha Oumar (CDC/DDID/NCIRD/DVD)" w:date="2022-12-09T19:29:00Z">
                <w:pPr>
                  <w:spacing w:before="240"/>
                  <w:ind w:left="288"/>
                </w:pPr>
              </w:pPrChange>
            </w:pPr>
          </w:p>
        </w:tc>
        <w:tc>
          <w:tcPr>
            <w:tcW w:w="2171" w:type="dxa"/>
            <w:tcBorders>
              <w:bottom w:val="single" w:sz="4" w:space="0" w:color="auto"/>
            </w:tcBorders>
            <w:tcPrChange w:id="107" w:author="Diallo, Alpha Oumar (CDC/DDID/NCIRD/DVD)" w:date="2022-12-09T19:30:00Z">
              <w:tcPr>
                <w:tcW w:w="1696" w:type="dxa"/>
                <w:tcBorders>
                  <w:bottom w:val="single" w:sz="4" w:space="0" w:color="auto"/>
                </w:tcBorders>
              </w:tcPr>
            </w:tcPrChange>
          </w:tcPr>
          <w:p w14:paraId="4F1B3C43" w14:textId="64EEC7CF" w:rsidR="00C768C5" w:rsidRPr="00BB290D" w:rsidRDefault="00C768C5" w:rsidP="003706A9">
            <w:pPr>
              <w:spacing w:before="240"/>
              <w:ind w:left="288"/>
              <w:rPr>
                <w:sz w:val="18"/>
                <w:szCs w:val="18"/>
              </w:rPr>
              <w:pPrChange w:id="108" w:author="Diallo, Alpha Oumar (CDC/DDID/NCIRD/DVD)" w:date="2022-12-09T19:00:00Z">
                <w:pPr/>
              </w:pPrChange>
            </w:pPr>
            <w:proofErr w:type="spellStart"/>
            <w:r w:rsidRPr="00BB290D">
              <w:rPr>
                <w:rFonts w:ascii="Calibri" w:hAnsi="Calibri" w:cs="Calibri"/>
                <w:color w:val="000000"/>
                <w:sz w:val="18"/>
                <w:szCs w:val="18"/>
              </w:rPr>
              <w:t>clinic_date</w:t>
            </w:r>
            <w:proofErr w:type="spellEnd"/>
          </w:p>
        </w:tc>
        <w:tc>
          <w:tcPr>
            <w:tcW w:w="5119" w:type="dxa"/>
            <w:tcBorders>
              <w:bottom w:val="single" w:sz="4" w:space="0" w:color="auto"/>
            </w:tcBorders>
            <w:vAlign w:val="center"/>
            <w:tcPrChange w:id="109" w:author="Diallo, Alpha Oumar (CDC/DDID/NCIRD/DVD)" w:date="2022-12-09T19:30:00Z">
              <w:tcPr>
                <w:tcW w:w="6224" w:type="dxa"/>
                <w:tcBorders>
                  <w:bottom w:val="single" w:sz="4" w:space="0" w:color="auto"/>
                </w:tcBorders>
                <w:vAlign w:val="center"/>
              </w:tcPr>
            </w:tcPrChange>
          </w:tcPr>
          <w:p w14:paraId="62E3B246" w14:textId="77777777" w:rsidR="00C768C5" w:rsidRPr="00170B82" w:rsidRDefault="00C768C5" w:rsidP="003706A9">
            <w:pPr>
              <w:spacing w:before="240"/>
              <w:ind w:left="288"/>
              <w:rPr>
                <w:rFonts w:ascii="Calibri" w:hAnsi="Calibri" w:cs="Calibri"/>
                <w:color w:val="000000"/>
                <w:sz w:val="18"/>
                <w:szCs w:val="18"/>
                <w:rPrChange w:id="110" w:author="Diallo, Alpha Oumar (CDC/DDID/NCIRD/DVD)" w:date="2022-12-09T18:40:00Z">
                  <w:rPr>
                    <w:sz w:val="18"/>
                    <w:szCs w:val="18"/>
                  </w:rPr>
                </w:rPrChange>
              </w:rPr>
              <w:pPrChange w:id="111" w:author="Diallo, Alpha Oumar (CDC/DDID/NCIRD/DVD)" w:date="2022-12-09T19:00:00Z">
                <w:pPr/>
              </w:pPrChange>
            </w:pPr>
            <w:r w:rsidRPr="00BB290D">
              <w:rPr>
                <w:rFonts w:ascii="Calibri" w:hAnsi="Calibri" w:cs="Calibri"/>
                <w:color w:val="000000"/>
                <w:sz w:val="18"/>
                <w:szCs w:val="18"/>
              </w:rPr>
              <w:t xml:space="preserve">Have you visited an STI or HIV clinic, infectious disease clinic, or </w:t>
            </w:r>
            <w:proofErr w:type="spellStart"/>
            <w:r w:rsidRPr="00BB290D">
              <w:rPr>
                <w:rFonts w:ascii="Calibri" w:hAnsi="Calibri" w:cs="Calibri"/>
                <w:color w:val="000000"/>
                <w:sz w:val="18"/>
                <w:szCs w:val="18"/>
              </w:rPr>
              <w:t>PrEP</w:t>
            </w:r>
            <w:proofErr w:type="spellEnd"/>
            <w:r w:rsidRPr="00BB290D">
              <w:rPr>
                <w:rFonts w:ascii="Calibri" w:hAnsi="Calibri" w:cs="Calibri"/>
                <w:color w:val="000000"/>
                <w:sz w:val="18"/>
                <w:szCs w:val="18"/>
              </w:rPr>
              <w:t xml:space="preserve"> clinic between August 19, 2022, and today?</w:t>
            </w:r>
          </w:p>
        </w:tc>
      </w:tr>
    </w:tbl>
    <w:p w14:paraId="12E0E09A" w14:textId="765CB8D6" w:rsidR="00B30D23" w:rsidRDefault="00A75765" w:rsidP="00A75765">
      <w:pPr>
        <w:spacing w:after="0"/>
        <w:ind w:left="720"/>
        <w:rPr>
          <w:ins w:id="112" w:author="Diallo, Alpha Oumar (CDC/DDID/NCIRD/DVD)" w:date="2022-12-09T19:30:00Z"/>
          <w:i/>
          <w:iCs/>
        </w:rPr>
        <w:pPrChange w:id="113" w:author="Diallo, Alpha Oumar (CDC/DDID/NCIRD/DVD)" w:date="2022-12-09T19:31:00Z">
          <w:pPr>
            <w:ind w:left="720"/>
          </w:pPr>
        </w:pPrChange>
      </w:pPr>
      <w:proofErr w:type="spellStart"/>
      <w:ins w:id="114" w:author="Diallo, Alpha Oumar (CDC/DDID/NCIRD/DVD)" w:date="2022-12-09T19:30:00Z">
        <w:r w:rsidRPr="00A75765">
          <w:rPr>
            <w:vertAlign w:val="superscript"/>
            <w:rPrChange w:id="115" w:author="Diallo, Alpha Oumar (CDC/DDID/NCIRD/DVD)" w:date="2022-12-09T19:30:00Z">
              <w:rPr/>
            </w:rPrChange>
          </w:rPr>
          <w:t>a</w:t>
        </w:r>
      </w:ins>
      <w:ins w:id="116" w:author="Diallo, Alpha Oumar (CDC/DDID/NCIRD/DVD)" w:date="2022-12-09T19:23:00Z">
        <w:r w:rsidR="003E7D93">
          <w:t>If</w:t>
        </w:r>
        <w:proofErr w:type="spellEnd"/>
        <w:r w:rsidR="003E7D93">
          <w:t xml:space="preserve"> </w:t>
        </w:r>
      </w:ins>
      <w:ins w:id="117" w:author="Diallo, Alpha Oumar (CDC/DDID/NCIRD/DVD)" w:date="2022-12-09T19:22:00Z">
        <w:r w:rsidR="003E7D93">
          <w:rPr>
            <w:i/>
            <w:iCs/>
          </w:rPr>
          <w:t>participant</w:t>
        </w:r>
      </w:ins>
      <w:ins w:id="118" w:author="Diallo, Alpha Oumar (CDC/DDID/NCIRD/DVD)" w:date="2022-12-09T19:27:00Z">
        <w:r w:rsidR="003E7D93">
          <w:rPr>
            <w:i/>
            <w:iCs/>
          </w:rPr>
          <w:t>s</w:t>
        </w:r>
      </w:ins>
      <w:ins w:id="119" w:author="Diallo, Alpha Oumar (CDC/DDID/NCIRD/DVD)" w:date="2022-12-09T19:23:00Z">
        <w:r w:rsidR="003E7D93">
          <w:rPr>
            <w:i/>
            <w:iCs/>
          </w:rPr>
          <w:t xml:space="preserve"> </w:t>
        </w:r>
      </w:ins>
      <w:proofErr w:type="gramStart"/>
      <w:ins w:id="120" w:author="Diallo, Alpha Oumar (CDC/DDID/NCIRD/DVD)" w:date="2022-12-09T19:24:00Z">
        <w:r w:rsidR="003E7D93">
          <w:rPr>
            <w:i/>
            <w:iCs/>
          </w:rPr>
          <w:t>respond</w:t>
        </w:r>
        <w:proofErr w:type="gramEnd"/>
        <w:r w:rsidR="003E7D93">
          <w:rPr>
            <w:i/>
            <w:iCs/>
          </w:rPr>
          <w:t xml:space="preserve"> ‘Yes’ </w:t>
        </w:r>
      </w:ins>
      <w:ins w:id="121" w:author="Diallo, Alpha Oumar (CDC/DDID/NCIRD/DVD)" w:date="2022-12-09T19:27:00Z">
        <w:r w:rsidR="003E7D93">
          <w:rPr>
            <w:i/>
            <w:iCs/>
          </w:rPr>
          <w:t>to</w:t>
        </w:r>
      </w:ins>
      <w:ins w:id="122" w:author="Diallo, Alpha Oumar (CDC/DDID/NCIRD/DVD)" w:date="2022-12-09T19:24:00Z">
        <w:r w:rsidR="003E7D93">
          <w:rPr>
            <w:i/>
            <w:iCs/>
          </w:rPr>
          <w:t xml:space="preserve"> data elements with an associated date field, </w:t>
        </w:r>
      </w:ins>
      <w:ins w:id="123" w:author="Diallo, Alpha Oumar (CDC/DDID/NCIRD/DVD)" w:date="2022-12-09T19:25:00Z">
        <w:r w:rsidR="003E7D93">
          <w:rPr>
            <w:i/>
            <w:iCs/>
          </w:rPr>
          <w:t>then they mus</w:t>
        </w:r>
      </w:ins>
      <w:ins w:id="124" w:author="Diallo, Alpha Oumar (CDC/DDID/NCIRD/DVD)" w:date="2022-12-09T19:26:00Z">
        <w:r w:rsidR="003E7D93">
          <w:rPr>
            <w:i/>
            <w:iCs/>
          </w:rPr>
          <w:t xml:space="preserve">t </w:t>
        </w:r>
      </w:ins>
      <w:ins w:id="125" w:author="Diallo, Alpha Oumar (CDC/DDID/NCIRD/DVD)" w:date="2022-12-09T19:32:00Z">
        <w:r>
          <w:rPr>
            <w:i/>
            <w:iCs/>
          </w:rPr>
          <w:t xml:space="preserve">also </w:t>
        </w:r>
      </w:ins>
      <w:ins w:id="126" w:author="Diallo, Alpha Oumar (CDC/DDID/NCIRD/DVD)" w:date="2022-12-09T19:26:00Z">
        <w:r w:rsidR="003E7D93">
          <w:rPr>
            <w:i/>
            <w:iCs/>
          </w:rPr>
          <w:t xml:space="preserve">enter </w:t>
        </w:r>
      </w:ins>
      <w:ins w:id="127" w:author="Diallo, Alpha Oumar (CDC/DDID/NCIRD/DVD)" w:date="2022-12-09T19:32:00Z">
        <w:r>
          <w:rPr>
            <w:i/>
            <w:iCs/>
          </w:rPr>
          <w:t>a</w:t>
        </w:r>
      </w:ins>
      <w:ins w:id="128" w:author="Diallo, Alpha Oumar (CDC/DDID/NCIRD/DVD)" w:date="2022-12-09T19:26:00Z">
        <w:r w:rsidR="003E7D93">
          <w:rPr>
            <w:i/>
            <w:iCs/>
          </w:rPr>
          <w:t xml:space="preserve"> date for the record to </w:t>
        </w:r>
      </w:ins>
      <w:ins w:id="129" w:author="Diallo, Alpha Oumar (CDC/DDID/NCIRD/DVD)" w:date="2022-12-09T19:27:00Z">
        <w:r w:rsidR="003E7D93">
          <w:rPr>
            <w:i/>
            <w:iCs/>
          </w:rPr>
          <w:t>be classified as ‘complete.’</w:t>
        </w:r>
      </w:ins>
      <w:ins w:id="130" w:author="Diallo, Alpha Oumar (CDC/DDID/NCIRD/DVD)" w:date="2022-12-09T19:16:00Z">
        <w:r w:rsidR="00C768C5">
          <w:rPr>
            <w:i/>
            <w:iCs/>
          </w:rPr>
          <w:t xml:space="preserve"> </w:t>
        </w:r>
      </w:ins>
    </w:p>
    <w:p w14:paraId="3D3F6381" w14:textId="7E52C2C8" w:rsidR="00A75765" w:rsidRPr="006D33DC" w:rsidRDefault="00A75765" w:rsidP="00A75765">
      <w:pPr>
        <w:spacing w:after="0"/>
        <w:ind w:left="720"/>
        <w:rPr>
          <w:i/>
          <w:iCs/>
          <w:rPrChange w:id="131" w:author="Diallo, Alpha Oumar (CDC/DDID/NCIRD/DVD)" w:date="2022-12-08T17:05:00Z">
            <w:rPr/>
          </w:rPrChange>
        </w:rPr>
        <w:pPrChange w:id="132" w:author="Diallo, Alpha Oumar (CDC/DDID/NCIRD/DVD)" w:date="2022-12-09T19:31:00Z">
          <w:pPr/>
        </w:pPrChange>
      </w:pPr>
      <w:proofErr w:type="spellStart"/>
      <w:ins w:id="133" w:author="Diallo, Alpha Oumar (CDC/DDID/NCIRD/DVD)" w:date="2022-12-09T19:31:00Z">
        <w:r w:rsidRPr="00A75765">
          <w:rPr>
            <w:i/>
            <w:iCs/>
            <w:vertAlign w:val="superscript"/>
            <w:rPrChange w:id="134" w:author="Diallo, Alpha Oumar (CDC/DDID/NCIRD/DVD)" w:date="2022-12-09T19:31:00Z">
              <w:rPr>
                <w:i/>
                <w:iCs/>
              </w:rPr>
            </w:rPrChange>
          </w:rPr>
          <w:t>b</w:t>
        </w:r>
      </w:ins>
      <w:ins w:id="135" w:author="Diallo, Alpha Oumar (CDC/DDID/NCIRD/DVD)" w:date="2022-12-09T19:30:00Z">
        <w:r>
          <w:rPr>
            <w:i/>
            <w:iCs/>
          </w:rPr>
          <w:t>Variable</w:t>
        </w:r>
      </w:ins>
      <w:proofErr w:type="spellEnd"/>
      <w:ins w:id="136" w:author="Diallo, Alpha Oumar (CDC/DDID/NCIRD/DVD)" w:date="2022-12-09T19:31:00Z">
        <w:r>
          <w:rPr>
            <w:i/>
            <w:iCs/>
          </w:rPr>
          <w:t xml:space="preserve"> names</w:t>
        </w:r>
      </w:ins>
      <w:ins w:id="137" w:author="Diallo, Alpha Oumar (CDC/DDID/NCIRD/DVD)" w:date="2022-12-09T19:30:00Z">
        <w:r>
          <w:rPr>
            <w:i/>
            <w:iCs/>
          </w:rPr>
          <w:t xml:space="preserve"> needed</w:t>
        </w:r>
      </w:ins>
      <w:ins w:id="138" w:author="Diallo, Alpha Oumar (CDC/DDID/NCIRD/DVD)" w:date="2022-12-09T19:31:00Z">
        <w:r>
          <w:rPr>
            <w:i/>
            <w:iCs/>
          </w:rPr>
          <w:t xml:space="preserve"> need to produce the report. </w:t>
        </w:r>
      </w:ins>
      <w:ins w:id="139" w:author="Diallo, Alpha Oumar (CDC/DDID/NCIRD/DVD)" w:date="2022-12-09T19:30:00Z">
        <w:r>
          <w:rPr>
            <w:i/>
            <w:iCs/>
          </w:rPr>
          <w:t xml:space="preserve"> </w:t>
        </w:r>
      </w:ins>
    </w:p>
    <w:p w14:paraId="33959FFF" w14:textId="58152BFE" w:rsidR="002D695D" w:rsidRDefault="0039019C" w:rsidP="00B30D23">
      <w:r>
        <w:lastRenderedPageBreak/>
        <w:t>STEP 2 results</w:t>
      </w:r>
      <w:r w:rsidR="00220A76">
        <w:t>.</w:t>
      </w:r>
      <w:r w:rsidR="00C31FE3">
        <w:t xml:space="preserve"> Feel free to modify the additional report options as you see fit. </w:t>
      </w:r>
    </w:p>
    <w:p w14:paraId="1243A578" w14:textId="78DD78F1" w:rsidR="00A65834" w:rsidRDefault="00694CCC" w:rsidP="00220A76">
      <w:pPr>
        <w:ind w:left="1440"/>
      </w:pPr>
      <w:r w:rsidRPr="00694CCC">
        <w:rPr>
          <w:noProof/>
        </w:rPr>
        <w:drawing>
          <wp:inline distT="0" distB="0" distL="0" distR="0" wp14:anchorId="1EDC5FBF" wp14:editId="574C7F7E">
            <wp:extent cx="3863738" cy="2141567"/>
            <wp:effectExtent l="19050" t="19050" r="2286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761" cy="2163751"/>
                    </a:xfrm>
                    <a:prstGeom prst="rect">
                      <a:avLst/>
                    </a:prstGeom>
                    <a:ln>
                      <a:solidFill>
                        <a:schemeClr val="accent1"/>
                      </a:solidFill>
                    </a:ln>
                  </pic:spPr>
                </pic:pic>
              </a:graphicData>
            </a:graphic>
          </wp:inline>
        </w:drawing>
      </w:r>
    </w:p>
    <w:p w14:paraId="5EB9822A" w14:textId="1256B656" w:rsidR="00093A36" w:rsidRDefault="00455304" w:rsidP="00093A36">
      <w:pPr>
        <w:pStyle w:val="ListParagraph"/>
        <w:numPr>
          <w:ilvl w:val="0"/>
          <w:numId w:val="1"/>
        </w:numPr>
      </w:pPr>
      <w:r>
        <w:t xml:space="preserve">In STEP 3, you can filter </w:t>
      </w:r>
      <w:r w:rsidR="00A31533">
        <w:t xml:space="preserve">(restrict) the report to </w:t>
      </w:r>
      <w:r w:rsidR="00467FD4">
        <w:t>respondents who were eligible on the screening tool</w:t>
      </w:r>
      <w:r w:rsidR="00093A36">
        <w:t xml:space="preserve"> by </w:t>
      </w:r>
      <w:r w:rsidR="00043E4A">
        <w:t>using the logic in the screenshots below.</w:t>
      </w:r>
      <w:r w:rsidR="008A2032" w:rsidRPr="008A2032">
        <w:rPr>
          <w:noProof/>
        </w:rPr>
        <w:t xml:space="preserve"> </w:t>
      </w:r>
    </w:p>
    <w:p w14:paraId="3E5A4036" w14:textId="739B9D3C" w:rsidR="00C35831" w:rsidRDefault="00C35831" w:rsidP="00C35831">
      <w:pPr>
        <w:pStyle w:val="ListParagraph"/>
        <w:numPr>
          <w:ilvl w:val="1"/>
          <w:numId w:val="1"/>
        </w:numPr>
      </w:pPr>
      <w:r>
        <w:t xml:space="preserve">Click on the </w:t>
      </w:r>
      <w:r w:rsidR="00953D9F">
        <w:t xml:space="preserve">calculator-looking icon </w:t>
      </w:r>
      <w:r>
        <w:t xml:space="preserve">to enable the </w:t>
      </w:r>
      <w:r w:rsidR="00953D9F">
        <w:t xml:space="preserve">dropdown list in 5b. </w:t>
      </w:r>
      <w:r>
        <w:t xml:space="preserve"> </w:t>
      </w:r>
    </w:p>
    <w:p w14:paraId="0904F5E0" w14:textId="1A7A7BC3" w:rsidR="00A65834" w:rsidRDefault="008A2032" w:rsidP="00953D9F">
      <w:pPr>
        <w:ind w:left="1440"/>
      </w:pPr>
      <w:r>
        <w:rPr>
          <w:noProof/>
        </w:rPr>
        <mc:AlternateContent>
          <mc:Choice Requires="wpg">
            <w:drawing>
              <wp:inline distT="0" distB="0" distL="0" distR="0" wp14:anchorId="67EAB9F6" wp14:editId="32FF0510">
                <wp:extent cx="4941911" cy="1011356"/>
                <wp:effectExtent l="19050" t="19050" r="11430" b="17780"/>
                <wp:docPr id="28" name="Group 28"/>
                <wp:cNvGraphicFramePr/>
                <a:graphic xmlns:a="http://schemas.openxmlformats.org/drawingml/2006/main">
                  <a:graphicData uri="http://schemas.microsoft.com/office/word/2010/wordprocessingGroup">
                    <wpg:wgp>
                      <wpg:cNvGrpSpPr/>
                      <wpg:grpSpPr>
                        <a:xfrm>
                          <a:off x="0" y="0"/>
                          <a:ext cx="4941911" cy="1011356"/>
                          <a:chOff x="0" y="0"/>
                          <a:chExt cx="4389120" cy="661670"/>
                        </a:xfrm>
                      </wpg:grpSpPr>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9120" cy="661670"/>
                          </a:xfrm>
                          <a:prstGeom prst="rect">
                            <a:avLst/>
                          </a:prstGeom>
                          <a:ln>
                            <a:solidFill>
                              <a:schemeClr val="accent1"/>
                            </a:solidFill>
                          </a:ln>
                        </pic:spPr>
                      </pic:pic>
                      <wps:wsp>
                        <wps:cNvPr id="27" name="Rectangle 27"/>
                        <wps:cNvSpPr/>
                        <wps:spPr>
                          <a:xfrm>
                            <a:off x="1873177" y="345653"/>
                            <a:ext cx="184994"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37109B73">
              <v:group id="Group 28" style="width:389.15pt;height:79.65pt;mso-position-horizontal-relative:char;mso-position-vertical-relative:line" coordsize="43891,6616" o:spid="_x0000_s1026" w14:anchorId="7427C7F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">
                <v:shape id="Picture 8" style="position:absolute;width:43891;height:6616;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">
                  <v:imagedata o:title="" r:id="rId28"/>
                  <v:path arrowok="t"/>
                </v:shape>
                <v:rect id="Rectangle 27" style="position:absolute;left:18731;top:3456;width:1850;height:1269;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"/>
                <w10:anchorlock/>
              </v:group>
            </w:pict>
          </mc:Fallback>
        </mc:AlternateContent>
      </w:r>
    </w:p>
    <w:p w14:paraId="416A10F6" w14:textId="7D9350AE" w:rsidR="00953D9F" w:rsidRDefault="00797476" w:rsidP="00953D9F">
      <w:pPr>
        <w:pStyle w:val="ListParagraph"/>
        <w:numPr>
          <w:ilvl w:val="1"/>
          <w:numId w:val="1"/>
        </w:numPr>
      </w:pPr>
      <w:r>
        <w:t>Sel</w:t>
      </w:r>
      <w:r w:rsidR="006F2429">
        <w:t>ect the ‘</w:t>
      </w:r>
      <w:proofErr w:type="spellStart"/>
      <w:r w:rsidR="006F2429">
        <w:t>inelig_stop</w:t>
      </w:r>
      <w:proofErr w:type="spellEnd"/>
      <w:r w:rsidR="006F2429">
        <w:t xml:space="preserve">’ variable from the </w:t>
      </w:r>
      <w:r w:rsidR="00953D9F">
        <w:t xml:space="preserve">dropdown list.  </w:t>
      </w:r>
    </w:p>
    <w:p w14:paraId="6A4BA71A" w14:textId="6A85F5DD" w:rsidR="00A65834" w:rsidRDefault="00A65834" w:rsidP="00797476">
      <w:pPr>
        <w:ind w:left="1440"/>
      </w:pPr>
      <w:r>
        <w:rPr>
          <w:noProof/>
        </w:rPr>
        <w:drawing>
          <wp:inline distT="0" distB="0" distL="0" distR="0" wp14:anchorId="4F6F2ABE" wp14:editId="553BDC43">
            <wp:extent cx="4406771" cy="2601321"/>
            <wp:effectExtent l="19050" t="19050" r="1333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01" t="31789" r="23152" b="5301"/>
                    <a:stretch/>
                  </pic:blipFill>
                  <pic:spPr bwMode="auto">
                    <a:xfrm>
                      <a:off x="0" y="0"/>
                      <a:ext cx="4455075" cy="26298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993F34E" w14:textId="77777777" w:rsidR="00685BAA" w:rsidRDefault="00030ED1" w:rsidP="005842E0">
      <w:pPr>
        <w:pStyle w:val="ListParagraph"/>
        <w:numPr>
          <w:ilvl w:val="1"/>
          <w:numId w:val="1"/>
        </w:numPr>
      </w:pPr>
      <w:r>
        <w:t xml:space="preserve">Under the ‘Operator / Value’ in the </w:t>
      </w:r>
      <w:r w:rsidR="00BC7753">
        <w:t>‘</w:t>
      </w:r>
      <w:r>
        <w:t>Filter 1</w:t>
      </w:r>
      <w:r w:rsidR="00BC7753">
        <w:t>’</w:t>
      </w:r>
      <w:r>
        <w:t xml:space="preserve"> row</w:t>
      </w:r>
      <w:r w:rsidR="00BC7753">
        <w:t xml:space="preserve">, </w:t>
      </w:r>
      <w:r w:rsidR="00685BAA">
        <w:t xml:space="preserve">select the ‘=’ operator and ‘eligible’ value. </w:t>
      </w:r>
    </w:p>
    <w:p w14:paraId="4C709292" w14:textId="527C6A24" w:rsidR="005842E0" w:rsidRPr="00916DB6" w:rsidRDefault="00685BAA" w:rsidP="00916DB6">
      <w:pPr>
        <w:pStyle w:val="ListParagraph"/>
        <w:ind w:left="2160"/>
        <w:rPr>
          <w:i/>
          <w:iCs/>
        </w:rPr>
      </w:pPr>
      <w:r w:rsidRPr="00916DB6">
        <w:rPr>
          <w:i/>
          <w:iCs/>
        </w:rPr>
        <w:t xml:space="preserve">Note: some sites may have </w:t>
      </w:r>
      <w:r w:rsidR="0095048F" w:rsidRPr="00916DB6">
        <w:rPr>
          <w:i/>
          <w:iCs/>
        </w:rPr>
        <w:t>an</w:t>
      </w:r>
      <w:r w:rsidRPr="00916DB6">
        <w:rPr>
          <w:i/>
          <w:iCs/>
        </w:rPr>
        <w:t xml:space="preserve"> additional variable </w:t>
      </w:r>
      <w:r w:rsidR="0095048F" w:rsidRPr="00916DB6">
        <w:rPr>
          <w:i/>
          <w:iCs/>
        </w:rPr>
        <w:t xml:space="preserve">about consent. </w:t>
      </w:r>
      <w:r w:rsidR="007C31E2" w:rsidRPr="00916DB6">
        <w:rPr>
          <w:i/>
          <w:iCs/>
        </w:rPr>
        <w:t xml:space="preserve">You can add </w:t>
      </w:r>
      <w:r w:rsidR="00916DB6">
        <w:rPr>
          <w:i/>
          <w:iCs/>
        </w:rPr>
        <w:t>this criterion</w:t>
      </w:r>
      <w:r w:rsidR="00916DB6" w:rsidRPr="00916DB6">
        <w:rPr>
          <w:i/>
          <w:iCs/>
        </w:rPr>
        <w:t xml:space="preserve"> in Filter 2. </w:t>
      </w:r>
    </w:p>
    <w:p w14:paraId="543F744E" w14:textId="534A1542" w:rsidR="00422BD8" w:rsidRDefault="008A2032" w:rsidP="005842E0">
      <w:pPr>
        <w:ind w:left="1440"/>
      </w:pPr>
      <w:r>
        <w:rPr>
          <w:noProof/>
        </w:rPr>
        <w:lastRenderedPageBreak/>
        <mc:AlternateContent>
          <mc:Choice Requires="wpg">
            <w:drawing>
              <wp:inline distT="0" distB="0" distL="0" distR="0" wp14:anchorId="5C1E55E6" wp14:editId="3D87F881">
                <wp:extent cx="3648710" cy="822960"/>
                <wp:effectExtent l="19050" t="19050" r="27940" b="15240"/>
                <wp:docPr id="30" name="Group 30"/>
                <wp:cNvGraphicFramePr/>
                <a:graphic xmlns:a="http://schemas.openxmlformats.org/drawingml/2006/main">
                  <a:graphicData uri="http://schemas.microsoft.com/office/word/2010/wordprocessingGroup">
                    <wpg:wgp>
                      <wpg:cNvGrpSpPr/>
                      <wpg:grpSpPr>
                        <a:xfrm>
                          <a:off x="0" y="0"/>
                          <a:ext cx="3648710" cy="822960"/>
                          <a:chOff x="0" y="0"/>
                          <a:chExt cx="3648710" cy="822960"/>
                        </a:xfrm>
                      </wpg:grpSpPr>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8710" cy="822960"/>
                          </a:xfrm>
                          <a:prstGeom prst="rect">
                            <a:avLst/>
                          </a:prstGeom>
                          <a:ln>
                            <a:solidFill>
                              <a:schemeClr val="accent1"/>
                            </a:solidFill>
                          </a:ln>
                        </pic:spPr>
                      </pic:pic>
                      <wps:wsp>
                        <wps:cNvPr id="29" name="Rectangle 29"/>
                        <wps:cNvSpPr/>
                        <wps:spPr>
                          <a:xfrm>
                            <a:off x="2105741" y="213514"/>
                            <a:ext cx="782261" cy="200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4C1C1EF2">
              <v:group id="Group 30" style="width:287.3pt;height:64.8pt;mso-position-horizontal-relative:char;mso-position-vertical-relative:line" coordsize="36487,8229" o:spid="_x0000_s1026" w14:anchorId="50C2EC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">
                <v:shape id="Picture 13" style="position:absolute;width:36487;height:8229;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">
                  <v:imagedata o:title="" r:id="rId31"/>
                  <v:path arrowok="t"/>
                </v:shape>
                <v:rect id="Rectangle 29" style="position:absolute;left:21057;top:2135;width:7823;height:2008;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"/>
                <w10:anchorlock/>
              </v:group>
            </w:pict>
          </mc:Fallback>
        </mc:AlternateContent>
      </w:r>
    </w:p>
    <w:p w14:paraId="12068C9B" w14:textId="4CF9A70E" w:rsidR="001F6D52" w:rsidRDefault="008F124D" w:rsidP="000B3B76">
      <w:pPr>
        <w:pStyle w:val="ListParagraph"/>
        <w:numPr>
          <w:ilvl w:val="0"/>
          <w:numId w:val="1"/>
        </w:numPr>
      </w:pPr>
      <w:r>
        <w:t>Click ‘Save R</w:t>
      </w:r>
      <w:r w:rsidR="00803E0A">
        <w:t>eport’ at bottom of the page</w:t>
      </w:r>
      <w:r w:rsidR="00511EE3">
        <w:t xml:space="preserve"> and select </w:t>
      </w:r>
      <w:r w:rsidR="009140A1">
        <w:t>‘V</w:t>
      </w:r>
      <w:r w:rsidR="00AC51B9">
        <w:t>iew report</w:t>
      </w:r>
      <w:r w:rsidR="009140A1">
        <w:t>’</w:t>
      </w:r>
      <w:r w:rsidR="00511EE3">
        <w:t xml:space="preserve"> to </w:t>
      </w:r>
      <w:r w:rsidR="00C17DB4">
        <w:t>verify the results of your query.</w:t>
      </w:r>
      <w:r w:rsidR="00FB7FC0">
        <w:t xml:space="preserve"> </w:t>
      </w:r>
      <w:r w:rsidR="008C7A5F">
        <w:t xml:space="preserve"> </w:t>
      </w:r>
      <w:r w:rsidR="00AC51B9">
        <w:t xml:space="preserve"> </w:t>
      </w:r>
    </w:p>
    <w:p w14:paraId="1D67E2BE" w14:textId="0A4A0A97" w:rsidR="001F6D52" w:rsidRDefault="001F6D52" w:rsidP="001F6D52">
      <w:pPr>
        <w:pStyle w:val="ListParagraph"/>
      </w:pPr>
      <w:r w:rsidRPr="001F6D52">
        <w:rPr>
          <w:noProof/>
        </w:rPr>
        <w:drawing>
          <wp:inline distT="0" distB="0" distL="0" distR="0" wp14:anchorId="55850757" wp14:editId="7F45F293">
            <wp:extent cx="3167702" cy="1109776"/>
            <wp:effectExtent l="19050" t="19050" r="1397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172" cy="1112393"/>
                    </a:xfrm>
                    <a:prstGeom prst="rect">
                      <a:avLst/>
                    </a:prstGeom>
                    <a:ln>
                      <a:solidFill>
                        <a:schemeClr val="accent1"/>
                      </a:solidFill>
                    </a:ln>
                  </pic:spPr>
                </pic:pic>
              </a:graphicData>
            </a:graphic>
          </wp:inline>
        </w:drawing>
      </w:r>
    </w:p>
    <w:p w14:paraId="7EF46683" w14:textId="3FBB5C6D" w:rsidR="00C1573B" w:rsidRDefault="00C17DB4" w:rsidP="00C17DB4">
      <w:pPr>
        <w:pStyle w:val="ListParagraph"/>
        <w:numPr>
          <w:ilvl w:val="0"/>
          <w:numId w:val="1"/>
        </w:numPr>
      </w:pPr>
      <w:r>
        <w:t>There are multiple ways to interact with the result of the query</w:t>
      </w:r>
      <w:r w:rsidR="002C3DAA">
        <w:t xml:space="preserve">, depending on your needs or interests. </w:t>
      </w:r>
      <w:r w:rsidR="003D30CC">
        <w:t>You may view it as a line</w:t>
      </w:r>
      <w:r w:rsidR="00794BE0">
        <w:t xml:space="preserve"> </w:t>
      </w:r>
      <w:r w:rsidR="003D30CC">
        <w:t>list within REDCap</w:t>
      </w:r>
      <w:r w:rsidR="006A01D7">
        <w:t xml:space="preserve"> and</w:t>
      </w:r>
      <w:r w:rsidR="003D30CC">
        <w:t xml:space="preserve"> export it as a CSV</w:t>
      </w:r>
      <w:r w:rsidR="006A01D7">
        <w:t xml:space="preserve">. You may </w:t>
      </w:r>
      <w:r w:rsidR="00E422D2">
        <w:t xml:space="preserve">also view </w:t>
      </w:r>
      <w:r w:rsidR="00C1573B">
        <w:t>descriptive statistics and missingness</w:t>
      </w:r>
      <w:r w:rsidR="00E422D2">
        <w:t xml:space="preserve"> </w:t>
      </w:r>
      <w:r w:rsidR="00C1573B">
        <w:t>on</w:t>
      </w:r>
      <w:r w:rsidR="00E422D2">
        <w:t xml:space="preserve"> each data element. </w:t>
      </w:r>
    </w:p>
    <w:p w14:paraId="11701EF6" w14:textId="428FA88F" w:rsidR="001F6D52" w:rsidRDefault="0016175B" w:rsidP="00C1573B">
      <w:pPr>
        <w:pStyle w:val="ListParagraph"/>
        <w:numPr>
          <w:ilvl w:val="1"/>
          <w:numId w:val="1"/>
        </w:numPr>
      </w:pPr>
      <w:r>
        <w:t xml:space="preserve">This is an example of the </w:t>
      </w:r>
      <w:r w:rsidR="00FB4722">
        <w:t>l</w:t>
      </w:r>
      <w:r w:rsidR="00C1573B">
        <w:t>ine</w:t>
      </w:r>
      <w:r w:rsidR="00FB4722">
        <w:t xml:space="preserve"> </w:t>
      </w:r>
      <w:r w:rsidR="00C1573B">
        <w:t>list in REDCap</w:t>
      </w:r>
      <w:r w:rsidR="00E85902">
        <w:t xml:space="preserve"> view</w:t>
      </w:r>
      <w:r>
        <w:t xml:space="preserve"> (presenting header only)</w:t>
      </w:r>
      <w:r w:rsidR="00E85902">
        <w:t xml:space="preserve">. </w:t>
      </w:r>
      <w:r w:rsidR="00826CB5">
        <w:t>Click on the</w:t>
      </w:r>
      <w:r w:rsidR="00E85902">
        <w:t xml:space="preserve"> ‘Export Data’ </w:t>
      </w:r>
      <w:r w:rsidR="00826CB5">
        <w:t>button</w:t>
      </w:r>
      <w:r w:rsidR="00E85902">
        <w:t xml:space="preserve"> to </w:t>
      </w:r>
      <w:r w:rsidR="00645021">
        <w:t>view the line</w:t>
      </w:r>
      <w:r w:rsidR="00FB4722">
        <w:t xml:space="preserve"> </w:t>
      </w:r>
      <w:r w:rsidR="00645021">
        <w:t xml:space="preserve">list in Excel/CSV. </w:t>
      </w:r>
    </w:p>
    <w:p w14:paraId="782D5795" w14:textId="4F681FE7" w:rsidR="00422BD8" w:rsidRDefault="00D53DF0" w:rsidP="002B5FC3">
      <w:pPr>
        <w:ind w:left="1440"/>
      </w:pPr>
      <w:r>
        <w:rPr>
          <w:noProof/>
        </w:rPr>
        <mc:AlternateContent>
          <mc:Choice Requires="wpg">
            <w:drawing>
              <wp:inline distT="0" distB="0" distL="0" distR="0" wp14:anchorId="689CAE8B" wp14:editId="78100757">
                <wp:extent cx="4846320" cy="1138555"/>
                <wp:effectExtent l="19050" t="19050" r="11430" b="23495"/>
                <wp:docPr id="32" name="Group 32"/>
                <wp:cNvGraphicFramePr/>
                <a:graphic xmlns:a="http://schemas.openxmlformats.org/drawingml/2006/main">
                  <a:graphicData uri="http://schemas.microsoft.com/office/word/2010/wordprocessingGroup">
                    <wpg:wgp>
                      <wpg:cNvGrpSpPr/>
                      <wpg:grpSpPr>
                        <a:xfrm>
                          <a:off x="0" y="0"/>
                          <a:ext cx="4846320" cy="1138555"/>
                          <a:chOff x="0" y="0"/>
                          <a:chExt cx="4846320" cy="1138555"/>
                        </a:xfrm>
                      </wpg:grpSpPr>
                      <pic:pic xmlns:pic="http://schemas.openxmlformats.org/drawingml/2006/picture">
                        <pic:nvPicPr>
                          <pic:cNvPr id="14" name="Picture 1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6320" cy="1138555"/>
                          </a:xfrm>
                          <a:prstGeom prst="rect">
                            <a:avLst/>
                          </a:prstGeom>
                          <a:ln>
                            <a:solidFill>
                              <a:schemeClr val="accent1"/>
                            </a:solidFill>
                          </a:ln>
                        </pic:spPr>
                      </pic:pic>
                      <wps:wsp>
                        <wps:cNvPr id="31" name="Rectangle 31"/>
                        <wps:cNvSpPr/>
                        <wps:spPr>
                          <a:xfrm>
                            <a:off x="1667040" y="33806"/>
                            <a:ext cx="364703" cy="13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7C42BCA3">
              <v:group id="Group 32" style="width:381.6pt;height:89.65pt;mso-position-horizontal-relative:char;mso-position-vertical-relative:line" coordsize="48463,11385" o:spid="_x0000_s1026" w14:anchorId="0A3A35F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">
                <v:shape id="Picture 14" style="position:absolute;width:48463;height:11385;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">
                  <v:imagedata o:title="" r:id="rId34"/>
                  <v:path arrowok="t"/>
                </v:shape>
                <v:rect id="Rectangle 31" style="position:absolute;left:16670;top:338;width:3647;height:1374;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70wwAAANsAAAAPAAAAZHJzL2Rvd25yZXYueG1sRI/BasMw&#10;EETvgf6D2EBviewG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x4Ue9MMAAADbAAAADwAA&#10;AAAAAAAAAAAAAAAHAgAAZHJzL2Rvd25yZXYueG1sUEsFBgAAAAADAAMAtwAAAPcCAAAAAA==&#10;"/>
                <w10:anchorlock/>
              </v:group>
            </w:pict>
          </mc:Fallback>
        </mc:AlternateContent>
      </w:r>
    </w:p>
    <w:p w14:paraId="466E63DB" w14:textId="77777777" w:rsidR="00D53DF0" w:rsidRDefault="00826CB5" w:rsidP="00645021">
      <w:pPr>
        <w:pStyle w:val="ListParagraph"/>
        <w:numPr>
          <w:ilvl w:val="1"/>
          <w:numId w:val="1"/>
        </w:numPr>
      </w:pPr>
      <w:r>
        <w:t xml:space="preserve">Click on the </w:t>
      </w:r>
      <w:r w:rsidR="0067648C">
        <w:t xml:space="preserve">‘Stats &amp; Charts’ button to view descriptive statistics and proportion missing data. To output a list of IDs missing data for a specific data element, click on the </w:t>
      </w:r>
      <w:r w:rsidR="00B07F1C">
        <w:t>number and percentage in the ‘missing*’ box.</w:t>
      </w:r>
      <w:r w:rsidR="00645021">
        <w:t xml:space="preserve"> </w:t>
      </w:r>
    </w:p>
    <w:p w14:paraId="78ABC7E3" w14:textId="4E2B0FA5" w:rsidR="00645021" w:rsidRDefault="00D53DF0" w:rsidP="00D53DF0">
      <w:pPr>
        <w:ind w:left="1440"/>
      </w:pPr>
      <w:r>
        <w:rPr>
          <w:noProof/>
        </w:rPr>
        <mc:AlternateContent>
          <mc:Choice Requires="wpg">
            <w:drawing>
              <wp:inline distT="0" distB="0" distL="0" distR="0" wp14:anchorId="6BB54AC4" wp14:editId="19F69F3A">
                <wp:extent cx="4846320" cy="245227"/>
                <wp:effectExtent l="19050" t="19050" r="11430" b="21590"/>
                <wp:docPr id="34" name="Group 34"/>
                <wp:cNvGraphicFramePr/>
                <a:graphic xmlns:a="http://schemas.openxmlformats.org/drawingml/2006/main">
                  <a:graphicData uri="http://schemas.microsoft.com/office/word/2010/wordprocessingGroup">
                    <wpg:wgp>
                      <wpg:cNvGrpSpPr/>
                      <wpg:grpSpPr>
                        <a:xfrm>
                          <a:off x="0" y="0"/>
                          <a:ext cx="4846320" cy="245227"/>
                          <a:chOff x="0" y="0"/>
                          <a:chExt cx="4846320" cy="245227"/>
                        </a:xfrm>
                      </wpg:grpSpPr>
                      <pic:pic xmlns:pic="http://schemas.openxmlformats.org/drawingml/2006/picture">
                        <pic:nvPicPr>
                          <pic:cNvPr id="35" name="Picture 35"/>
                          <pic:cNvPicPr>
                            <a:picLocks noChangeAspect="1"/>
                          </pic:cNvPicPr>
                        </pic:nvPicPr>
                        <pic:blipFill rotWithShape="1">
                          <a:blip r:embed="rId33" cstate="print">
                            <a:extLst>
                              <a:ext uri="{28A0092B-C50C-407E-A947-70E740481C1C}">
                                <a14:useLocalDpi xmlns:a14="http://schemas.microsoft.com/office/drawing/2010/main" val="0"/>
                              </a:ext>
                            </a:extLst>
                          </a:blip>
                          <a:srcRect b="78462"/>
                          <a:stretch/>
                        </pic:blipFill>
                        <pic:spPr>
                          <a:xfrm>
                            <a:off x="0" y="0"/>
                            <a:ext cx="4846320" cy="245227"/>
                          </a:xfrm>
                          <a:prstGeom prst="rect">
                            <a:avLst/>
                          </a:prstGeom>
                          <a:ln>
                            <a:solidFill>
                              <a:schemeClr val="accent1"/>
                            </a:solidFill>
                          </a:ln>
                        </pic:spPr>
                      </pic:pic>
                      <wps:wsp>
                        <wps:cNvPr id="36" name="Rectangle 36"/>
                        <wps:cNvSpPr/>
                        <wps:spPr>
                          <a:xfrm>
                            <a:off x="1244196" y="44376"/>
                            <a:ext cx="412273" cy="1109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60B5D053">
              <v:group id="Group 34" style="width:381.6pt;height:19.3pt;mso-position-horizontal-relative:char;mso-position-vertical-relative:line" coordsize="48463,2452" o:spid="_x0000_s1026" w14:anchorId="61FF10C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">
                <v:shape id="Picture 35" style="position:absolute;width:48463;height:2452;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">
                  <v:imagedata cropbottom="51421f" o:title="" r:id="rId34"/>
                  <v:path arrowok="t"/>
                </v:shape>
                <v:rect id="Rectangle 36" style="position:absolute;left:12441;top:443;width:4123;height:1109;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w10:anchorlock/>
              </v:group>
            </w:pict>
          </mc:Fallback>
        </mc:AlternateContent>
      </w:r>
    </w:p>
    <w:p w14:paraId="1B90E208" w14:textId="370E3761" w:rsidR="00422BD8" w:rsidRDefault="00D53DF0" w:rsidP="00B07F1C">
      <w:pPr>
        <w:ind w:left="1440"/>
      </w:pPr>
      <w:r>
        <w:rPr>
          <w:noProof/>
        </w:rPr>
        <mc:AlternateContent>
          <mc:Choice Requires="wpg">
            <w:drawing>
              <wp:inline distT="0" distB="0" distL="0" distR="0" wp14:anchorId="376F65A5" wp14:editId="41E34B7F">
                <wp:extent cx="3003929" cy="2214965"/>
                <wp:effectExtent l="19050" t="19050" r="25400" b="13970"/>
                <wp:docPr id="37" name="Group 37"/>
                <wp:cNvGraphicFramePr/>
                <a:graphic xmlns:a="http://schemas.openxmlformats.org/drawingml/2006/main">
                  <a:graphicData uri="http://schemas.microsoft.com/office/word/2010/wordprocessingGroup">
                    <wpg:wgp>
                      <wpg:cNvGrpSpPr/>
                      <wpg:grpSpPr>
                        <a:xfrm>
                          <a:off x="0" y="0"/>
                          <a:ext cx="3003929" cy="2214965"/>
                          <a:chOff x="0" y="0"/>
                          <a:chExt cx="3416300" cy="2907030"/>
                        </a:xfrm>
                      </wpg:grpSpPr>
                      <pic:pic xmlns:pic="http://schemas.openxmlformats.org/drawingml/2006/picture">
                        <pic:nvPicPr>
                          <pic:cNvPr id="15" name="Picture 1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6300" cy="2907030"/>
                          </a:xfrm>
                          <a:prstGeom prst="rect">
                            <a:avLst/>
                          </a:prstGeom>
                          <a:ln>
                            <a:solidFill>
                              <a:schemeClr val="accent1"/>
                            </a:solidFill>
                          </a:ln>
                        </pic:spPr>
                      </pic:pic>
                      <wps:wsp>
                        <wps:cNvPr id="33" name="Rectangle 33"/>
                        <wps:cNvSpPr/>
                        <wps:spPr>
                          <a:xfrm>
                            <a:off x="224085" y="1519045"/>
                            <a:ext cx="311848" cy="3486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40E8C9E6">
              <v:group id="Group 37" style="width:236.55pt;height:174.4pt;mso-position-horizontal-relative:char;mso-position-vertical-relative:line" coordsize="34163,29070" o:spid="_x0000_s1026" w14:anchorId="79A97F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">
                <v:shape id="Picture 15" style="position:absolute;width:34163;height:29070;visibility:visible;mso-wrap-style:square" o:spid="_x0000_s1027" stroked="t" strokecolor="#4472c4 [3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">
                  <v:imagedata o:title="" r:id="rId36"/>
                  <v:path arrowok="t"/>
                </v:shape>
                <v:rect id="Rectangle 33" style="position:absolute;left:2240;top:15190;width:3119;height:3486;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UYwQAAANsAAAAPAAAAZHJzL2Rvd25yZXYueG1sRI/BigIx&#10;EETvC/5DaMHbmlFh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FgbJRjBAAAA2wAAAA8AAAAA&#10;AAAAAAAAAAAABwIAAGRycy9kb3ducmV2LnhtbFBLBQYAAAAAAwADALcAAAD1AgAAAAA=&#10;"/>
                <w10:anchorlock/>
              </v:group>
            </w:pict>
          </mc:Fallback>
        </mc:AlternateContent>
      </w:r>
    </w:p>
    <w:sectPr w:rsidR="00422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4FB02" w14:textId="77777777" w:rsidR="00E43876" w:rsidRDefault="00E43876" w:rsidP="0039595F">
      <w:pPr>
        <w:spacing w:after="0" w:line="240" w:lineRule="auto"/>
      </w:pPr>
      <w:r>
        <w:separator/>
      </w:r>
    </w:p>
  </w:endnote>
  <w:endnote w:type="continuationSeparator" w:id="0">
    <w:p w14:paraId="6780C6A2" w14:textId="77777777" w:rsidR="00E43876" w:rsidRDefault="00E43876" w:rsidP="0039595F">
      <w:pPr>
        <w:spacing w:after="0" w:line="240" w:lineRule="auto"/>
      </w:pPr>
      <w:r>
        <w:continuationSeparator/>
      </w:r>
    </w:p>
  </w:endnote>
  <w:endnote w:type="continuationNotice" w:id="1">
    <w:p w14:paraId="0B400761" w14:textId="77777777" w:rsidR="00E43876" w:rsidRDefault="00E43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328E2" w14:textId="77777777" w:rsidR="00E43876" w:rsidRDefault="00E43876" w:rsidP="0039595F">
      <w:pPr>
        <w:spacing w:after="0" w:line="240" w:lineRule="auto"/>
      </w:pPr>
      <w:r>
        <w:separator/>
      </w:r>
    </w:p>
  </w:footnote>
  <w:footnote w:type="continuationSeparator" w:id="0">
    <w:p w14:paraId="1045307D" w14:textId="77777777" w:rsidR="00E43876" w:rsidRDefault="00E43876" w:rsidP="0039595F">
      <w:pPr>
        <w:spacing w:after="0" w:line="240" w:lineRule="auto"/>
      </w:pPr>
      <w:r>
        <w:continuationSeparator/>
      </w:r>
    </w:p>
  </w:footnote>
  <w:footnote w:type="continuationNotice" w:id="1">
    <w:p w14:paraId="4B6873DC" w14:textId="77777777" w:rsidR="00E43876" w:rsidRDefault="00E438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0715"/>
    <w:multiLevelType w:val="hybridMultilevel"/>
    <w:tmpl w:val="1868B5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1F233F"/>
    <w:multiLevelType w:val="hybridMultilevel"/>
    <w:tmpl w:val="D7766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E16451"/>
    <w:multiLevelType w:val="hybridMultilevel"/>
    <w:tmpl w:val="E0B297E0"/>
    <w:lvl w:ilvl="0" w:tplc="1688A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llo, Alpha Oumar (CDC/DDID/NCIRD/DVD)">
    <w15:presenceInfo w15:providerId="AD" w15:userId="S::yql8@cdc.gov::11ea3df4-2f00-42e3-8e76-88838607c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95F"/>
    <w:rsid w:val="00003F59"/>
    <w:rsid w:val="00014088"/>
    <w:rsid w:val="00014791"/>
    <w:rsid w:val="000226B5"/>
    <w:rsid w:val="00030ED1"/>
    <w:rsid w:val="00032501"/>
    <w:rsid w:val="00032660"/>
    <w:rsid w:val="00032B7E"/>
    <w:rsid w:val="00035BD6"/>
    <w:rsid w:val="000404E4"/>
    <w:rsid w:val="00043E4A"/>
    <w:rsid w:val="00044BDA"/>
    <w:rsid w:val="0004795C"/>
    <w:rsid w:val="00057E1E"/>
    <w:rsid w:val="00061A85"/>
    <w:rsid w:val="000623ED"/>
    <w:rsid w:val="00066163"/>
    <w:rsid w:val="00077D49"/>
    <w:rsid w:val="000841A4"/>
    <w:rsid w:val="00087656"/>
    <w:rsid w:val="00090454"/>
    <w:rsid w:val="00091079"/>
    <w:rsid w:val="00093A36"/>
    <w:rsid w:val="00093AC7"/>
    <w:rsid w:val="000A2E9B"/>
    <w:rsid w:val="000A31FA"/>
    <w:rsid w:val="000A5C61"/>
    <w:rsid w:val="000A6D60"/>
    <w:rsid w:val="000B2769"/>
    <w:rsid w:val="000B3325"/>
    <w:rsid w:val="000B3B76"/>
    <w:rsid w:val="000B7D28"/>
    <w:rsid w:val="000C2E07"/>
    <w:rsid w:val="000C3074"/>
    <w:rsid w:val="000D10E0"/>
    <w:rsid w:val="000D3763"/>
    <w:rsid w:val="000D5FAA"/>
    <w:rsid w:val="000D7601"/>
    <w:rsid w:val="000E5673"/>
    <w:rsid w:val="000E5D68"/>
    <w:rsid w:val="000F1339"/>
    <w:rsid w:val="00105CA6"/>
    <w:rsid w:val="00112EE3"/>
    <w:rsid w:val="00113177"/>
    <w:rsid w:val="00120D15"/>
    <w:rsid w:val="00120EB4"/>
    <w:rsid w:val="00122621"/>
    <w:rsid w:val="0012276C"/>
    <w:rsid w:val="001313C5"/>
    <w:rsid w:val="001315FE"/>
    <w:rsid w:val="001323A8"/>
    <w:rsid w:val="00133A52"/>
    <w:rsid w:val="0014368E"/>
    <w:rsid w:val="0015554E"/>
    <w:rsid w:val="0016175B"/>
    <w:rsid w:val="0016595B"/>
    <w:rsid w:val="00166998"/>
    <w:rsid w:val="00167787"/>
    <w:rsid w:val="00170B82"/>
    <w:rsid w:val="00173EFD"/>
    <w:rsid w:val="0018360B"/>
    <w:rsid w:val="00184435"/>
    <w:rsid w:val="00192833"/>
    <w:rsid w:val="00194222"/>
    <w:rsid w:val="001A1183"/>
    <w:rsid w:val="001A4D83"/>
    <w:rsid w:val="001A5B79"/>
    <w:rsid w:val="001A62C2"/>
    <w:rsid w:val="001B2930"/>
    <w:rsid w:val="001D5614"/>
    <w:rsid w:val="001E009E"/>
    <w:rsid w:val="001F6137"/>
    <w:rsid w:val="001F618B"/>
    <w:rsid w:val="001F6D52"/>
    <w:rsid w:val="00200379"/>
    <w:rsid w:val="0020048C"/>
    <w:rsid w:val="002019BA"/>
    <w:rsid w:val="00201E64"/>
    <w:rsid w:val="00202790"/>
    <w:rsid w:val="00202B90"/>
    <w:rsid w:val="002034E2"/>
    <w:rsid w:val="002073B3"/>
    <w:rsid w:val="0021399D"/>
    <w:rsid w:val="0021584D"/>
    <w:rsid w:val="00215D2A"/>
    <w:rsid w:val="00220A00"/>
    <w:rsid w:val="00220A76"/>
    <w:rsid w:val="00230F81"/>
    <w:rsid w:val="00231542"/>
    <w:rsid w:val="00234E84"/>
    <w:rsid w:val="002474C3"/>
    <w:rsid w:val="00263731"/>
    <w:rsid w:val="0026441E"/>
    <w:rsid w:val="00265754"/>
    <w:rsid w:val="002674D5"/>
    <w:rsid w:val="0026772D"/>
    <w:rsid w:val="00270160"/>
    <w:rsid w:val="002759FB"/>
    <w:rsid w:val="00284DE2"/>
    <w:rsid w:val="002919C7"/>
    <w:rsid w:val="00296C46"/>
    <w:rsid w:val="002A3B62"/>
    <w:rsid w:val="002B42C3"/>
    <w:rsid w:val="002B5D7D"/>
    <w:rsid w:val="002B5FC3"/>
    <w:rsid w:val="002C175E"/>
    <w:rsid w:val="002C24E3"/>
    <w:rsid w:val="002C3DAA"/>
    <w:rsid w:val="002C6088"/>
    <w:rsid w:val="002D26CD"/>
    <w:rsid w:val="002D5F7C"/>
    <w:rsid w:val="002D695D"/>
    <w:rsid w:val="002D7206"/>
    <w:rsid w:val="002E6353"/>
    <w:rsid w:val="002F5913"/>
    <w:rsid w:val="002F6256"/>
    <w:rsid w:val="002F6B5B"/>
    <w:rsid w:val="0030256E"/>
    <w:rsid w:val="0030303E"/>
    <w:rsid w:val="00303309"/>
    <w:rsid w:val="00310E78"/>
    <w:rsid w:val="003138B3"/>
    <w:rsid w:val="00315ADC"/>
    <w:rsid w:val="00324B3C"/>
    <w:rsid w:val="00327E47"/>
    <w:rsid w:val="00330D39"/>
    <w:rsid w:val="00331D46"/>
    <w:rsid w:val="00332A7F"/>
    <w:rsid w:val="00333B9E"/>
    <w:rsid w:val="00336E0A"/>
    <w:rsid w:val="00336E32"/>
    <w:rsid w:val="00341567"/>
    <w:rsid w:val="0034243C"/>
    <w:rsid w:val="003457FB"/>
    <w:rsid w:val="00352F6A"/>
    <w:rsid w:val="00355017"/>
    <w:rsid w:val="00355916"/>
    <w:rsid w:val="003605B1"/>
    <w:rsid w:val="003706A9"/>
    <w:rsid w:val="00371C86"/>
    <w:rsid w:val="00375077"/>
    <w:rsid w:val="003779FD"/>
    <w:rsid w:val="00384A2B"/>
    <w:rsid w:val="00385D5F"/>
    <w:rsid w:val="0039019C"/>
    <w:rsid w:val="00391391"/>
    <w:rsid w:val="00394426"/>
    <w:rsid w:val="0039595F"/>
    <w:rsid w:val="003C1CA6"/>
    <w:rsid w:val="003D30CC"/>
    <w:rsid w:val="003E2B98"/>
    <w:rsid w:val="003E7D93"/>
    <w:rsid w:val="003F487A"/>
    <w:rsid w:val="00403B19"/>
    <w:rsid w:val="0041059B"/>
    <w:rsid w:val="004110B7"/>
    <w:rsid w:val="004118ED"/>
    <w:rsid w:val="00412D77"/>
    <w:rsid w:val="00416E94"/>
    <w:rsid w:val="004177DF"/>
    <w:rsid w:val="00422BD8"/>
    <w:rsid w:val="004260C8"/>
    <w:rsid w:val="00426C46"/>
    <w:rsid w:val="004333FF"/>
    <w:rsid w:val="00434369"/>
    <w:rsid w:val="00452B31"/>
    <w:rsid w:val="00453DD4"/>
    <w:rsid w:val="00455304"/>
    <w:rsid w:val="00455C8B"/>
    <w:rsid w:val="004603CF"/>
    <w:rsid w:val="00462F6C"/>
    <w:rsid w:val="00467FD4"/>
    <w:rsid w:val="00470EBD"/>
    <w:rsid w:val="004715AB"/>
    <w:rsid w:val="00473523"/>
    <w:rsid w:val="00480ED3"/>
    <w:rsid w:val="00492DCC"/>
    <w:rsid w:val="004935CE"/>
    <w:rsid w:val="00494438"/>
    <w:rsid w:val="004A7FFD"/>
    <w:rsid w:val="004B69B7"/>
    <w:rsid w:val="004C1EC4"/>
    <w:rsid w:val="004D32E0"/>
    <w:rsid w:val="004E10D3"/>
    <w:rsid w:val="004E4B46"/>
    <w:rsid w:val="004E59F8"/>
    <w:rsid w:val="004E7296"/>
    <w:rsid w:val="004E7D3F"/>
    <w:rsid w:val="004F6BF3"/>
    <w:rsid w:val="004F6F2A"/>
    <w:rsid w:val="0051088D"/>
    <w:rsid w:val="00511EE3"/>
    <w:rsid w:val="00512AC6"/>
    <w:rsid w:val="00512C44"/>
    <w:rsid w:val="00514A7C"/>
    <w:rsid w:val="00527F71"/>
    <w:rsid w:val="0053001F"/>
    <w:rsid w:val="00540344"/>
    <w:rsid w:val="005424FC"/>
    <w:rsid w:val="005432C8"/>
    <w:rsid w:val="0054367D"/>
    <w:rsid w:val="00546684"/>
    <w:rsid w:val="00550E98"/>
    <w:rsid w:val="005526F4"/>
    <w:rsid w:val="0056356F"/>
    <w:rsid w:val="005648D0"/>
    <w:rsid w:val="00564D8C"/>
    <w:rsid w:val="00571991"/>
    <w:rsid w:val="00572A95"/>
    <w:rsid w:val="0058157A"/>
    <w:rsid w:val="005842E0"/>
    <w:rsid w:val="005857E8"/>
    <w:rsid w:val="00594339"/>
    <w:rsid w:val="005A2480"/>
    <w:rsid w:val="005B5C87"/>
    <w:rsid w:val="005B7F51"/>
    <w:rsid w:val="005C7D45"/>
    <w:rsid w:val="005D0B15"/>
    <w:rsid w:val="005D1F9D"/>
    <w:rsid w:val="005D4786"/>
    <w:rsid w:val="005E5886"/>
    <w:rsid w:val="00600949"/>
    <w:rsid w:val="00604916"/>
    <w:rsid w:val="00610BF9"/>
    <w:rsid w:val="0061144C"/>
    <w:rsid w:val="0061684D"/>
    <w:rsid w:val="00622081"/>
    <w:rsid w:val="00626E07"/>
    <w:rsid w:val="00631385"/>
    <w:rsid w:val="0063506B"/>
    <w:rsid w:val="00645021"/>
    <w:rsid w:val="006519DD"/>
    <w:rsid w:val="00664452"/>
    <w:rsid w:val="006738C9"/>
    <w:rsid w:val="00674547"/>
    <w:rsid w:val="0067648C"/>
    <w:rsid w:val="00676F91"/>
    <w:rsid w:val="006771B5"/>
    <w:rsid w:val="00685BAA"/>
    <w:rsid w:val="00686D2C"/>
    <w:rsid w:val="00690393"/>
    <w:rsid w:val="00694CCC"/>
    <w:rsid w:val="0069562D"/>
    <w:rsid w:val="00695EB3"/>
    <w:rsid w:val="006A01D7"/>
    <w:rsid w:val="006A15E9"/>
    <w:rsid w:val="006A2A93"/>
    <w:rsid w:val="006B0651"/>
    <w:rsid w:val="006C12A4"/>
    <w:rsid w:val="006C5008"/>
    <w:rsid w:val="006C70EB"/>
    <w:rsid w:val="006C758C"/>
    <w:rsid w:val="006C7D38"/>
    <w:rsid w:val="006D33DC"/>
    <w:rsid w:val="006D6B27"/>
    <w:rsid w:val="006D6E27"/>
    <w:rsid w:val="006E2240"/>
    <w:rsid w:val="006F0465"/>
    <w:rsid w:val="006F0EB9"/>
    <w:rsid w:val="006F2429"/>
    <w:rsid w:val="006F6FAB"/>
    <w:rsid w:val="00701218"/>
    <w:rsid w:val="00706C0D"/>
    <w:rsid w:val="007114C6"/>
    <w:rsid w:val="00716BE4"/>
    <w:rsid w:val="0072020D"/>
    <w:rsid w:val="00722605"/>
    <w:rsid w:val="0072519C"/>
    <w:rsid w:val="00725B9D"/>
    <w:rsid w:val="007265A6"/>
    <w:rsid w:val="00740F75"/>
    <w:rsid w:val="0074193C"/>
    <w:rsid w:val="0074469F"/>
    <w:rsid w:val="0074773D"/>
    <w:rsid w:val="007526A3"/>
    <w:rsid w:val="00756A57"/>
    <w:rsid w:val="007614CE"/>
    <w:rsid w:val="00762A02"/>
    <w:rsid w:val="00765239"/>
    <w:rsid w:val="0076673F"/>
    <w:rsid w:val="00766A6C"/>
    <w:rsid w:val="00786233"/>
    <w:rsid w:val="00794BE0"/>
    <w:rsid w:val="00797476"/>
    <w:rsid w:val="007A5134"/>
    <w:rsid w:val="007A6141"/>
    <w:rsid w:val="007B108F"/>
    <w:rsid w:val="007B2B59"/>
    <w:rsid w:val="007C31E2"/>
    <w:rsid w:val="007C3277"/>
    <w:rsid w:val="007C386F"/>
    <w:rsid w:val="007C4ED3"/>
    <w:rsid w:val="007D3902"/>
    <w:rsid w:val="007D682F"/>
    <w:rsid w:val="007E3F33"/>
    <w:rsid w:val="007E58EC"/>
    <w:rsid w:val="007F41EF"/>
    <w:rsid w:val="007F79B9"/>
    <w:rsid w:val="007F7A6A"/>
    <w:rsid w:val="008007B8"/>
    <w:rsid w:val="00803E0A"/>
    <w:rsid w:val="00805713"/>
    <w:rsid w:val="0080766A"/>
    <w:rsid w:val="00810958"/>
    <w:rsid w:val="00810B5E"/>
    <w:rsid w:val="00811AB5"/>
    <w:rsid w:val="00811AF1"/>
    <w:rsid w:val="0081332E"/>
    <w:rsid w:val="008168C8"/>
    <w:rsid w:val="00821B9A"/>
    <w:rsid w:val="00822DC0"/>
    <w:rsid w:val="0082351B"/>
    <w:rsid w:val="00826CB5"/>
    <w:rsid w:val="008322A9"/>
    <w:rsid w:val="0083281E"/>
    <w:rsid w:val="008335AA"/>
    <w:rsid w:val="0083571A"/>
    <w:rsid w:val="00836802"/>
    <w:rsid w:val="00843365"/>
    <w:rsid w:val="008524F8"/>
    <w:rsid w:val="00865B6A"/>
    <w:rsid w:val="00871DEF"/>
    <w:rsid w:val="008748E8"/>
    <w:rsid w:val="008756D5"/>
    <w:rsid w:val="0088471C"/>
    <w:rsid w:val="008866D7"/>
    <w:rsid w:val="00887565"/>
    <w:rsid w:val="00887B74"/>
    <w:rsid w:val="0089139A"/>
    <w:rsid w:val="008929D2"/>
    <w:rsid w:val="00896F1A"/>
    <w:rsid w:val="008A2032"/>
    <w:rsid w:val="008A75EC"/>
    <w:rsid w:val="008B28EA"/>
    <w:rsid w:val="008B2F27"/>
    <w:rsid w:val="008C07CE"/>
    <w:rsid w:val="008C1785"/>
    <w:rsid w:val="008C6261"/>
    <w:rsid w:val="008C6F57"/>
    <w:rsid w:val="008C7A5F"/>
    <w:rsid w:val="008D0A2E"/>
    <w:rsid w:val="008D6D8D"/>
    <w:rsid w:val="008E1E9A"/>
    <w:rsid w:val="008E2037"/>
    <w:rsid w:val="008E2ABB"/>
    <w:rsid w:val="008E49FA"/>
    <w:rsid w:val="008F124D"/>
    <w:rsid w:val="008F31A1"/>
    <w:rsid w:val="008F354F"/>
    <w:rsid w:val="00900C2C"/>
    <w:rsid w:val="0091402C"/>
    <w:rsid w:val="009140A1"/>
    <w:rsid w:val="00916DB6"/>
    <w:rsid w:val="009322FF"/>
    <w:rsid w:val="00936B83"/>
    <w:rsid w:val="00940674"/>
    <w:rsid w:val="00940B66"/>
    <w:rsid w:val="00942C6A"/>
    <w:rsid w:val="00942EE7"/>
    <w:rsid w:val="00943412"/>
    <w:rsid w:val="00947B87"/>
    <w:rsid w:val="0095048F"/>
    <w:rsid w:val="00951C89"/>
    <w:rsid w:val="009534C3"/>
    <w:rsid w:val="00953D9F"/>
    <w:rsid w:val="00963E9D"/>
    <w:rsid w:val="00963FD7"/>
    <w:rsid w:val="00964C9C"/>
    <w:rsid w:val="00965F6E"/>
    <w:rsid w:val="00967090"/>
    <w:rsid w:val="0097042F"/>
    <w:rsid w:val="00971258"/>
    <w:rsid w:val="00977EDA"/>
    <w:rsid w:val="0098061E"/>
    <w:rsid w:val="00982D21"/>
    <w:rsid w:val="00984388"/>
    <w:rsid w:val="00986E64"/>
    <w:rsid w:val="00990D61"/>
    <w:rsid w:val="009C5586"/>
    <w:rsid w:val="009C65C5"/>
    <w:rsid w:val="009D56A2"/>
    <w:rsid w:val="009D7F2F"/>
    <w:rsid w:val="009E3D87"/>
    <w:rsid w:val="009E6EC1"/>
    <w:rsid w:val="009F4AD5"/>
    <w:rsid w:val="00A01912"/>
    <w:rsid w:val="00A07799"/>
    <w:rsid w:val="00A10233"/>
    <w:rsid w:val="00A140CB"/>
    <w:rsid w:val="00A17859"/>
    <w:rsid w:val="00A24531"/>
    <w:rsid w:val="00A31533"/>
    <w:rsid w:val="00A36995"/>
    <w:rsid w:val="00A43999"/>
    <w:rsid w:val="00A476FE"/>
    <w:rsid w:val="00A4789E"/>
    <w:rsid w:val="00A53A8F"/>
    <w:rsid w:val="00A54D4E"/>
    <w:rsid w:val="00A60DC8"/>
    <w:rsid w:val="00A65834"/>
    <w:rsid w:val="00A73DC5"/>
    <w:rsid w:val="00A75765"/>
    <w:rsid w:val="00A8090E"/>
    <w:rsid w:val="00A816E4"/>
    <w:rsid w:val="00A84EAE"/>
    <w:rsid w:val="00A85D77"/>
    <w:rsid w:val="00A87088"/>
    <w:rsid w:val="00A95890"/>
    <w:rsid w:val="00A95A25"/>
    <w:rsid w:val="00A974DD"/>
    <w:rsid w:val="00AA2588"/>
    <w:rsid w:val="00AA5F6A"/>
    <w:rsid w:val="00AB4B64"/>
    <w:rsid w:val="00AB76F8"/>
    <w:rsid w:val="00AC0E47"/>
    <w:rsid w:val="00AC2797"/>
    <w:rsid w:val="00AC3BDA"/>
    <w:rsid w:val="00AC51B9"/>
    <w:rsid w:val="00AD1E88"/>
    <w:rsid w:val="00AE02E9"/>
    <w:rsid w:val="00AE0A78"/>
    <w:rsid w:val="00AF2335"/>
    <w:rsid w:val="00AF2498"/>
    <w:rsid w:val="00AF394B"/>
    <w:rsid w:val="00AF6F85"/>
    <w:rsid w:val="00B07F1C"/>
    <w:rsid w:val="00B16A8B"/>
    <w:rsid w:val="00B26002"/>
    <w:rsid w:val="00B26B91"/>
    <w:rsid w:val="00B27381"/>
    <w:rsid w:val="00B30D23"/>
    <w:rsid w:val="00B45C70"/>
    <w:rsid w:val="00B537CC"/>
    <w:rsid w:val="00B5473A"/>
    <w:rsid w:val="00B56425"/>
    <w:rsid w:val="00B6033A"/>
    <w:rsid w:val="00B630F9"/>
    <w:rsid w:val="00B6479E"/>
    <w:rsid w:val="00B67053"/>
    <w:rsid w:val="00B6767C"/>
    <w:rsid w:val="00B715E3"/>
    <w:rsid w:val="00B76742"/>
    <w:rsid w:val="00B76DAB"/>
    <w:rsid w:val="00B8419C"/>
    <w:rsid w:val="00B966D9"/>
    <w:rsid w:val="00B96F75"/>
    <w:rsid w:val="00BA6E82"/>
    <w:rsid w:val="00BB17BD"/>
    <w:rsid w:val="00BB290D"/>
    <w:rsid w:val="00BB33D8"/>
    <w:rsid w:val="00BB7C97"/>
    <w:rsid w:val="00BC34DF"/>
    <w:rsid w:val="00BC3977"/>
    <w:rsid w:val="00BC6515"/>
    <w:rsid w:val="00BC7753"/>
    <w:rsid w:val="00BD762A"/>
    <w:rsid w:val="00BE681C"/>
    <w:rsid w:val="00BE73D8"/>
    <w:rsid w:val="00BF101A"/>
    <w:rsid w:val="00BF11E3"/>
    <w:rsid w:val="00BF20A3"/>
    <w:rsid w:val="00BF45AF"/>
    <w:rsid w:val="00BF575D"/>
    <w:rsid w:val="00BF6419"/>
    <w:rsid w:val="00BF64FF"/>
    <w:rsid w:val="00C0172A"/>
    <w:rsid w:val="00C06BA9"/>
    <w:rsid w:val="00C1573B"/>
    <w:rsid w:val="00C16E4B"/>
    <w:rsid w:val="00C17DB4"/>
    <w:rsid w:val="00C20792"/>
    <w:rsid w:val="00C31FE3"/>
    <w:rsid w:val="00C32C33"/>
    <w:rsid w:val="00C33081"/>
    <w:rsid w:val="00C35831"/>
    <w:rsid w:val="00C36849"/>
    <w:rsid w:val="00C41072"/>
    <w:rsid w:val="00C43D53"/>
    <w:rsid w:val="00C43FCB"/>
    <w:rsid w:val="00C4535D"/>
    <w:rsid w:val="00C47978"/>
    <w:rsid w:val="00C52FB9"/>
    <w:rsid w:val="00C62664"/>
    <w:rsid w:val="00C64E80"/>
    <w:rsid w:val="00C768C5"/>
    <w:rsid w:val="00C81D9F"/>
    <w:rsid w:val="00C83560"/>
    <w:rsid w:val="00C9363B"/>
    <w:rsid w:val="00C9406E"/>
    <w:rsid w:val="00C95556"/>
    <w:rsid w:val="00CA03ED"/>
    <w:rsid w:val="00CA63B4"/>
    <w:rsid w:val="00CA7095"/>
    <w:rsid w:val="00CA7C5C"/>
    <w:rsid w:val="00CB3EEC"/>
    <w:rsid w:val="00CB4686"/>
    <w:rsid w:val="00CC26FB"/>
    <w:rsid w:val="00CC4E45"/>
    <w:rsid w:val="00CC76D1"/>
    <w:rsid w:val="00CD1178"/>
    <w:rsid w:val="00CD786D"/>
    <w:rsid w:val="00CD797B"/>
    <w:rsid w:val="00CE1EB4"/>
    <w:rsid w:val="00CF2508"/>
    <w:rsid w:val="00CF346D"/>
    <w:rsid w:val="00CF3D63"/>
    <w:rsid w:val="00CF7FF4"/>
    <w:rsid w:val="00D022CE"/>
    <w:rsid w:val="00D058E8"/>
    <w:rsid w:val="00D06159"/>
    <w:rsid w:val="00D10DBF"/>
    <w:rsid w:val="00D13BE6"/>
    <w:rsid w:val="00D21F7C"/>
    <w:rsid w:val="00D26DD8"/>
    <w:rsid w:val="00D329B5"/>
    <w:rsid w:val="00D34270"/>
    <w:rsid w:val="00D42CD3"/>
    <w:rsid w:val="00D44BA7"/>
    <w:rsid w:val="00D53DF0"/>
    <w:rsid w:val="00D638C5"/>
    <w:rsid w:val="00D651F0"/>
    <w:rsid w:val="00D710C0"/>
    <w:rsid w:val="00D7183F"/>
    <w:rsid w:val="00D720B5"/>
    <w:rsid w:val="00D76B56"/>
    <w:rsid w:val="00D84825"/>
    <w:rsid w:val="00D850A8"/>
    <w:rsid w:val="00D94033"/>
    <w:rsid w:val="00D9527B"/>
    <w:rsid w:val="00D963FC"/>
    <w:rsid w:val="00DA17FC"/>
    <w:rsid w:val="00DA1A7F"/>
    <w:rsid w:val="00DA53DB"/>
    <w:rsid w:val="00DA5A8A"/>
    <w:rsid w:val="00DA7A46"/>
    <w:rsid w:val="00DB2445"/>
    <w:rsid w:val="00DB74F6"/>
    <w:rsid w:val="00DC652A"/>
    <w:rsid w:val="00DD0ACC"/>
    <w:rsid w:val="00DD4B1F"/>
    <w:rsid w:val="00DD6549"/>
    <w:rsid w:val="00DE290C"/>
    <w:rsid w:val="00DE37E0"/>
    <w:rsid w:val="00DF027F"/>
    <w:rsid w:val="00DF1F19"/>
    <w:rsid w:val="00DF3762"/>
    <w:rsid w:val="00DF4000"/>
    <w:rsid w:val="00E1476B"/>
    <w:rsid w:val="00E20DA8"/>
    <w:rsid w:val="00E25591"/>
    <w:rsid w:val="00E30CD4"/>
    <w:rsid w:val="00E41682"/>
    <w:rsid w:val="00E422D2"/>
    <w:rsid w:val="00E43876"/>
    <w:rsid w:val="00E47517"/>
    <w:rsid w:val="00E47B6E"/>
    <w:rsid w:val="00E50844"/>
    <w:rsid w:val="00E50A79"/>
    <w:rsid w:val="00E50C24"/>
    <w:rsid w:val="00E60BE3"/>
    <w:rsid w:val="00E6369F"/>
    <w:rsid w:val="00E6711B"/>
    <w:rsid w:val="00E671AF"/>
    <w:rsid w:val="00E673B9"/>
    <w:rsid w:val="00E706AF"/>
    <w:rsid w:val="00E70E30"/>
    <w:rsid w:val="00E72DBF"/>
    <w:rsid w:val="00E74524"/>
    <w:rsid w:val="00E85902"/>
    <w:rsid w:val="00E85A88"/>
    <w:rsid w:val="00E85BC9"/>
    <w:rsid w:val="00E8729F"/>
    <w:rsid w:val="00E87DB9"/>
    <w:rsid w:val="00E910BA"/>
    <w:rsid w:val="00EB27F2"/>
    <w:rsid w:val="00EB4F82"/>
    <w:rsid w:val="00EB4FC5"/>
    <w:rsid w:val="00EC21BB"/>
    <w:rsid w:val="00EC4ACF"/>
    <w:rsid w:val="00ED4D0F"/>
    <w:rsid w:val="00ED4EF4"/>
    <w:rsid w:val="00EE17B2"/>
    <w:rsid w:val="00EE1CE0"/>
    <w:rsid w:val="00EE3A15"/>
    <w:rsid w:val="00EF271E"/>
    <w:rsid w:val="00EF3171"/>
    <w:rsid w:val="00EF3450"/>
    <w:rsid w:val="00EF591D"/>
    <w:rsid w:val="00F06A84"/>
    <w:rsid w:val="00F07BE7"/>
    <w:rsid w:val="00F10D83"/>
    <w:rsid w:val="00F12BFC"/>
    <w:rsid w:val="00F16C53"/>
    <w:rsid w:val="00F27794"/>
    <w:rsid w:val="00F3116E"/>
    <w:rsid w:val="00F3544C"/>
    <w:rsid w:val="00F423D2"/>
    <w:rsid w:val="00F577D1"/>
    <w:rsid w:val="00F57D24"/>
    <w:rsid w:val="00F6113B"/>
    <w:rsid w:val="00F65021"/>
    <w:rsid w:val="00F801A7"/>
    <w:rsid w:val="00F81B25"/>
    <w:rsid w:val="00F82FCE"/>
    <w:rsid w:val="00F83358"/>
    <w:rsid w:val="00F8710B"/>
    <w:rsid w:val="00F9129E"/>
    <w:rsid w:val="00F918F1"/>
    <w:rsid w:val="00F938FA"/>
    <w:rsid w:val="00F93F0B"/>
    <w:rsid w:val="00F94020"/>
    <w:rsid w:val="00FA0A72"/>
    <w:rsid w:val="00FA0D7D"/>
    <w:rsid w:val="00FA13D8"/>
    <w:rsid w:val="00FA41C6"/>
    <w:rsid w:val="00FA790F"/>
    <w:rsid w:val="00FB16DD"/>
    <w:rsid w:val="00FB33FE"/>
    <w:rsid w:val="00FB4722"/>
    <w:rsid w:val="00FB714E"/>
    <w:rsid w:val="00FB7FC0"/>
    <w:rsid w:val="00FD4555"/>
    <w:rsid w:val="00FE073B"/>
    <w:rsid w:val="00FE09F5"/>
    <w:rsid w:val="00FE6A37"/>
    <w:rsid w:val="00FF2AEE"/>
    <w:rsid w:val="00FF53C5"/>
    <w:rsid w:val="1EDBDB50"/>
    <w:rsid w:val="39C084D9"/>
    <w:rsid w:val="3B9EEE49"/>
    <w:rsid w:val="41F82F99"/>
    <w:rsid w:val="4D714F6E"/>
    <w:rsid w:val="64E95935"/>
    <w:rsid w:val="6604BCD5"/>
    <w:rsid w:val="720A754C"/>
    <w:rsid w:val="7E1918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3B53B"/>
  <w15:chartTrackingRefBased/>
  <w15:docId w15:val="{57C4589F-F3F5-442B-A907-7230E468E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95F"/>
  </w:style>
  <w:style w:type="paragraph" w:styleId="Footer">
    <w:name w:val="footer"/>
    <w:basedOn w:val="Normal"/>
    <w:link w:val="FooterChar"/>
    <w:uiPriority w:val="99"/>
    <w:unhideWhenUsed/>
    <w:rsid w:val="00395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95F"/>
  </w:style>
  <w:style w:type="table" w:styleId="TableGrid">
    <w:name w:val="Table Grid"/>
    <w:basedOn w:val="TableNormal"/>
    <w:uiPriority w:val="39"/>
    <w:rsid w:val="00032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26C46"/>
    <w:rPr>
      <w:sz w:val="16"/>
      <w:szCs w:val="16"/>
    </w:rPr>
  </w:style>
  <w:style w:type="paragraph" w:styleId="CommentText">
    <w:name w:val="annotation text"/>
    <w:basedOn w:val="Normal"/>
    <w:link w:val="CommentTextChar"/>
    <w:uiPriority w:val="99"/>
    <w:unhideWhenUsed/>
    <w:rsid w:val="00426C46"/>
    <w:pPr>
      <w:spacing w:line="240" w:lineRule="auto"/>
    </w:pPr>
    <w:rPr>
      <w:sz w:val="20"/>
      <w:szCs w:val="20"/>
    </w:rPr>
  </w:style>
  <w:style w:type="character" w:customStyle="1" w:styleId="CommentTextChar">
    <w:name w:val="Comment Text Char"/>
    <w:basedOn w:val="DefaultParagraphFont"/>
    <w:link w:val="CommentText"/>
    <w:uiPriority w:val="99"/>
    <w:rsid w:val="00426C46"/>
    <w:rPr>
      <w:sz w:val="20"/>
      <w:szCs w:val="20"/>
    </w:rPr>
  </w:style>
  <w:style w:type="paragraph" w:styleId="CommentSubject">
    <w:name w:val="annotation subject"/>
    <w:basedOn w:val="CommentText"/>
    <w:next w:val="CommentText"/>
    <w:link w:val="CommentSubjectChar"/>
    <w:uiPriority w:val="99"/>
    <w:semiHidden/>
    <w:unhideWhenUsed/>
    <w:rsid w:val="00426C46"/>
    <w:rPr>
      <w:b/>
      <w:bCs/>
    </w:rPr>
  </w:style>
  <w:style w:type="character" w:customStyle="1" w:styleId="CommentSubjectChar">
    <w:name w:val="Comment Subject Char"/>
    <w:basedOn w:val="CommentTextChar"/>
    <w:link w:val="CommentSubject"/>
    <w:uiPriority w:val="99"/>
    <w:semiHidden/>
    <w:rsid w:val="00426C46"/>
    <w:rPr>
      <w:b/>
      <w:bCs/>
      <w:sz w:val="20"/>
      <w:szCs w:val="20"/>
    </w:rPr>
  </w:style>
  <w:style w:type="paragraph" w:styleId="ListParagraph">
    <w:name w:val="List Paragraph"/>
    <w:basedOn w:val="Normal"/>
    <w:uiPriority w:val="34"/>
    <w:qFormat/>
    <w:rsid w:val="00550E98"/>
    <w:pPr>
      <w:ind w:left="720"/>
      <w:contextualSpacing/>
    </w:pPr>
  </w:style>
  <w:style w:type="paragraph" w:styleId="Revision">
    <w:name w:val="Revision"/>
    <w:hidden/>
    <w:uiPriority w:val="99"/>
    <w:semiHidden/>
    <w:rsid w:val="004177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94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footnotes" Target="footnotes.xml"/><Relationship Id="rId17" Type="http://schemas.openxmlformats.org/officeDocument/2006/relationships/image" Target="media/image5.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2F1E71C55F4D45A660D1BF19BECE42" ma:contentTypeVersion="10" ma:contentTypeDescription="Create a new document." ma:contentTypeScope="" ma:versionID="8d12740dda807e44dfe88ea29cabf3a1">
  <xsd:schema xmlns:xsd="http://www.w3.org/2001/XMLSchema" xmlns:xs="http://www.w3.org/2001/XMLSchema" xmlns:p="http://schemas.microsoft.com/office/2006/metadata/properties" xmlns:ns2="d01ac317-069f-42da-afbb-d1be01e59ec8" xmlns:ns3="0380d534-0013-429c-a952-9f22486f0a8a" targetNamespace="http://schemas.microsoft.com/office/2006/metadata/properties" ma:root="true" ma:fieldsID="d795ec257ef672e6b76a3b2ae0d80b8f" ns2:_="" ns3:_="">
    <xsd:import namespace="d01ac317-069f-42da-afbb-d1be01e59ec8"/>
    <xsd:import namespace="0380d534-0013-429c-a952-9f22486f0a8a"/>
    <xsd:element name="properties">
      <xsd:complexType>
        <xsd:sequence>
          <xsd:element name="documentManagement">
            <xsd:complexType>
              <xsd:all>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1ac317-069f-42da-afbb-d1be01e59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380d534-0013-429c-a952-9f22486f0a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60B6A4-0083-4789-B354-11A52357F0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1ac317-069f-42da-afbb-d1be01e59ec8"/>
    <ds:schemaRef ds:uri="0380d534-0013-429c-a952-9f22486f0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EF0C40-049E-4704-A582-B614804F4F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4</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Oumar Diallo</dc:creator>
  <cp:keywords/>
  <dc:description/>
  <cp:lastModifiedBy>Diallo, Alpha Oumar (CDC/DDID/NCIRD/DVD)</cp:lastModifiedBy>
  <cp:revision>360</cp:revision>
  <dcterms:created xsi:type="dcterms:W3CDTF">2022-12-01T00:30:00Z</dcterms:created>
  <dcterms:modified xsi:type="dcterms:W3CDTF">2022-12-10T00:32:00Z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1d5a42e4-d617-4a8c-a7cc-402f43071e9e</vt:lpwstr>
  </property>
  <property fmtid="{D5CDD505-2E9C-101B-9397-08002B2CF9AE}" pid="3" name="MSIP_Label_7b94a7b8-f06c-4dfe-bdcc-9b548fd58c31_Enabled">
    <vt:lpwstr>true</vt:lpwstr>
  </property>
  <property fmtid="{D5CDD505-2E9C-101B-9397-08002B2CF9AE}" pid="4" name="MSIP_Label_7b94a7b8-f06c-4dfe-bdcc-9b548fd58c31_SetDate">
    <vt:lpwstr>2022-12-01T01:12:21Z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06498ffd-4c74-4513-9e93-157af4b5f758</vt:lpwstr>
  </property>
  <property fmtid="{D5CDD505-2E9C-101B-9397-08002B2CF9AE}" pid="9" name="MSIP_Label_7b94a7b8-f06c-4dfe-bdcc-9b548fd58c31_ContentBits">
    <vt:lpwstr>0</vt:lpwstr>
  </property>
</Properties>
</file>